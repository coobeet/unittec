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page" w:horzAnchor="page" w:tblpX="1383" w:tblpY="18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2CE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tcW w:w="9286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04C3A8B">
            <w:pPr>
              <w:widowControl w:val="0"/>
              <w:spacing w:after="0" w:line="360" w:lineRule="auto"/>
              <w:ind w:firstLine="480" w:firstLineChars="200"/>
              <w:jc w:val="center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828800" cy="1103630"/>
                  <wp:effectExtent l="0" t="0" r="0" b="1270"/>
                  <wp:docPr id="8" name="图片 2" descr="304标志与中英文全称可选使用规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 descr="304标志与中英文全称可选使用规范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04644">
            <w:pPr>
              <w:rPr>
                <w:rFonts w:hint="eastAsia" w:ascii="Times New Roman" w:hAnsi="Times New Roman" w:eastAsia="宋体"/>
              </w:rPr>
            </w:pPr>
          </w:p>
        </w:tc>
      </w:tr>
      <w:tr w14:paraId="0EEC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0" w:hRule="atLeast"/>
        </w:trPr>
        <w:tc>
          <w:tcPr>
            <w:tcW w:w="9286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AB13B37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  <w:b/>
                <w:sz w:val="24"/>
              </w:rPr>
            </w:pPr>
          </w:p>
          <w:p w14:paraId="31C28B8D">
            <w:pPr>
              <w:tabs>
                <w:tab w:val="left" w:pos="9720"/>
                <w:tab w:val="left" w:pos="9900"/>
              </w:tabs>
              <w:spacing w:before="62" w:after="62" w:line="360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文件编号</w:t>
            </w:r>
            <w:r>
              <w:rPr>
                <w:rFonts w:ascii="Times New Roman" w:hAnsi="Times New Roman" w:eastAsia="宋体"/>
                <w:b/>
                <w:sz w:val="24"/>
              </w:rPr>
              <w:t>：</w:t>
            </w:r>
          </w:p>
          <w:p w14:paraId="6D01C043">
            <w:pPr>
              <w:tabs>
                <w:tab w:val="left" w:pos="9720"/>
                <w:tab w:val="left" w:pos="9900"/>
              </w:tabs>
              <w:spacing w:before="62" w:after="62" w:line="360" w:lineRule="auto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000000"/>
                <w:sz w:val="24"/>
                <w:lang w:val="zh-CN"/>
              </w:rPr>
              <w:t>版本/修改数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lang w:val="zh-CN"/>
              </w:rPr>
              <w:t>：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lang w:val="en-US" w:eastAsia="zh-CN"/>
              </w:rPr>
              <w:t>V0.4</w:t>
            </w:r>
          </w:p>
          <w:p w14:paraId="440699F5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</w:rPr>
            </w:pPr>
          </w:p>
          <w:p w14:paraId="6684E249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</w:rPr>
            </w:pPr>
          </w:p>
          <w:p w14:paraId="5D72E1F3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</w:rPr>
            </w:pPr>
          </w:p>
          <w:p w14:paraId="45178BD9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</w:rPr>
            </w:pPr>
          </w:p>
          <w:p w14:paraId="3F11FB61">
            <w:pPr>
              <w:tabs>
                <w:tab w:val="left" w:pos="9720"/>
                <w:tab w:val="left" w:pos="9900"/>
              </w:tabs>
              <w:spacing w:before="62" w:after="62"/>
              <w:rPr>
                <w:rFonts w:ascii="Times New Roman" w:hAnsi="Times New Roman" w:eastAsia="宋体"/>
              </w:rPr>
            </w:pPr>
          </w:p>
          <w:p w14:paraId="0659169D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hint="default" w:ascii="Times New Roman" w:hAnsi="Times New Roman" w:eastAsia="宋体"/>
                <w:b/>
                <w:sz w:val="3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sz w:val="44"/>
                <w:szCs w:val="44"/>
                <w:lang w:val="en-US" w:eastAsia="zh-CN"/>
              </w:rPr>
              <w:t>三余度飞控计算机余度故障分析</w:t>
            </w:r>
          </w:p>
          <w:p w14:paraId="307FD913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ascii="Times New Roman" w:hAnsi="Times New Roman" w:eastAsia="宋体"/>
                <w:b/>
                <w:sz w:val="30"/>
              </w:rPr>
            </w:pPr>
          </w:p>
          <w:p w14:paraId="36633C22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ascii="Times New Roman" w:hAnsi="Times New Roman" w:eastAsia="宋体"/>
                <w:b/>
                <w:sz w:val="30"/>
              </w:rPr>
            </w:pPr>
          </w:p>
          <w:p w14:paraId="27A5F309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ascii="Times New Roman" w:hAnsi="Times New Roman" w:eastAsia="宋体"/>
                <w:b/>
                <w:sz w:val="30"/>
              </w:rPr>
            </w:pPr>
          </w:p>
          <w:p w14:paraId="09E42665">
            <w:pPr>
              <w:tabs>
                <w:tab w:val="left" w:pos="9720"/>
                <w:tab w:val="left" w:pos="9900"/>
              </w:tabs>
              <w:spacing w:before="62" w:after="62"/>
              <w:rPr>
                <w:rFonts w:hint="eastAsia" w:ascii="Times New Roman" w:hAnsi="Times New Roman" w:eastAsia="宋体"/>
                <w:b/>
                <w:sz w:val="30"/>
              </w:rPr>
            </w:pPr>
          </w:p>
          <w:tbl>
            <w:tblPr>
              <w:tblStyle w:val="12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6"/>
              <w:gridCol w:w="2427"/>
              <w:gridCol w:w="1984"/>
              <w:gridCol w:w="3517"/>
            </w:tblGrid>
            <w:tr w14:paraId="7E4A1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41" w:hRule="atLeast"/>
                <w:jc w:val="center"/>
              </w:trPr>
              <w:tc>
                <w:tcPr>
                  <w:tcW w:w="1376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570595F0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  <w:t>编制</w:t>
                  </w:r>
                </w:p>
              </w:tc>
              <w:tc>
                <w:tcPr>
                  <w:tcW w:w="2427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0C48B660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  <w:lang w:val="en-US" w:eastAsia="zh-CN"/>
                    </w:rPr>
                    <w:t>刘彬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7E25693C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517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25754E99">
                  <w:pPr>
                    <w:jc w:val="center"/>
                    <w:rPr>
                      <w:rFonts w:hint="default" w:ascii="Times New Roman" w:hAnsi="Times New Roman" w:eastAsia="宋体" w:cs="仿宋"/>
                      <w:b/>
                      <w:sz w:val="28"/>
                      <w:szCs w:val="28"/>
                      <w:lang w:val="en-US" w:eastAsia="zh-CN"/>
                    </w:rPr>
                  </w:pPr>
                </w:p>
              </w:tc>
            </w:tr>
            <w:tr w14:paraId="150216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41" w:hRule="atLeast"/>
                <w:jc w:val="center"/>
              </w:trPr>
              <w:tc>
                <w:tcPr>
                  <w:tcW w:w="1376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12AB6048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2427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7F9B0A26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110076E0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</w:rPr>
                    <w:t>发布日期</w:t>
                  </w:r>
                </w:p>
              </w:tc>
              <w:tc>
                <w:tcPr>
                  <w:tcW w:w="3517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 w14:paraId="59E589EE">
                  <w:pPr>
                    <w:jc w:val="center"/>
                    <w:rPr>
                      <w:rFonts w:hint="eastAsia" w:ascii="Times New Roman" w:hAnsi="Times New Roman" w:eastAsia="宋体" w:cs="仿宋"/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</w:tbl>
          <w:p w14:paraId="76E186A4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ascii="Times New Roman" w:hAnsi="Times New Roman" w:eastAsia="宋体"/>
                <w:b/>
                <w:sz w:val="30"/>
              </w:rPr>
            </w:pPr>
          </w:p>
        </w:tc>
      </w:tr>
      <w:tr w14:paraId="6215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0" w:hRule="atLeast"/>
        </w:trPr>
        <w:tc>
          <w:tcPr>
            <w:tcW w:w="9286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8DB889">
            <w:pPr>
              <w:tabs>
                <w:tab w:val="left" w:pos="9720"/>
                <w:tab w:val="left" w:pos="9900"/>
              </w:tabs>
              <w:spacing w:before="62" w:after="62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本文件版权属于本公司所有，未经许可，不得复制引用</w:t>
            </w:r>
          </w:p>
        </w:tc>
      </w:tr>
    </w:tbl>
    <w:p w14:paraId="07D5AA41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F72E908">
      <w:pP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br w:type="page"/>
      </w:r>
    </w:p>
    <w:sdt>
      <w:sdtPr>
        <w:rPr>
          <w:rFonts w:ascii="Times New Roman" w:hAnsi="Times New Roman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6394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/>
          <w:bCs/>
          <w:color w:val="000000" w:themeColor="text1"/>
          <w:kern w:val="0"/>
          <w:sz w:val="21"/>
          <w:szCs w:val="24"/>
          <w:lang w:val="zh-CN" w:eastAsia="zh-CN" w:bidi="ar-SA"/>
          <w14:textFill>
            <w14:solidFill>
              <w14:schemeClr w14:val="tx1"/>
            </w14:solidFill>
          </w14:textFill>
        </w:rPr>
      </w:sdtEndPr>
      <w:sdtContent>
        <w:p w14:paraId="037DDA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="宋体"/>
              <w:b/>
              <w:bCs/>
              <w:sz w:val="28"/>
              <w:szCs w:val="28"/>
            </w:rPr>
          </w:pPr>
          <w:r>
            <w:rPr>
              <w:rFonts w:ascii="Times New Roman" w:hAnsi="Times New Roman" w:eastAsia="宋体"/>
              <w:b/>
              <w:bCs/>
              <w:sz w:val="28"/>
              <w:szCs w:val="28"/>
            </w:rPr>
            <w:t>目录</w:t>
          </w:r>
        </w:p>
        <w:p w14:paraId="37D41CB1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 w:val="24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 w:val="24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instrText xml:space="preserve">TOC \o "1-9" \h \u </w:instrText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 w:val="24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_Toc22841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zh-CN"/>
            </w:rPr>
            <w:t xml:space="preserve">1. </w:t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>总线拓扑结构</w:t>
          </w:r>
          <w:r>
            <w:tab/>
          </w:r>
          <w:r>
            <w:fldChar w:fldCharType="begin"/>
          </w:r>
          <w:r>
            <w:instrText xml:space="preserve"> PAGEREF _Toc22841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C3BC16C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_Toc27938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zh-CN"/>
            </w:rPr>
            <w:t xml:space="preserve">1.1.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模块定义说明</w:t>
          </w:r>
          <w:r>
            <w:tab/>
          </w:r>
          <w:r>
            <w:fldChar w:fldCharType="begin"/>
          </w:r>
          <w:r>
            <w:instrText xml:space="preserve"> PAGEREF _Toc27938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B07AD57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_Toc15433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zh-CN"/>
            </w:rPr>
            <w:t xml:space="preserve">1.2.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信号链路定义说明</w:t>
          </w:r>
          <w:r>
            <w:tab/>
          </w:r>
          <w:r>
            <w:fldChar w:fldCharType="begin"/>
          </w:r>
          <w:r>
            <w:instrText xml:space="preserve"> PAGEREF _Toc15433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95ED611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_Toc7198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>2. 核心硬件单元</w:t>
          </w:r>
          <w:r>
            <w:tab/>
          </w:r>
          <w:r>
            <w:fldChar w:fldCharType="begin"/>
          </w:r>
          <w:r>
            <w:instrText xml:space="preserve"> PAGEREF _Toc7198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685BBC6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_Toc2807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 xml:space="preserve">3.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主控余度信息</w:t>
          </w:r>
          <w:r>
            <w:tab/>
          </w:r>
          <w:r>
            <w:fldChar w:fldCharType="begin"/>
          </w:r>
          <w:r>
            <w:instrText xml:space="preserve"> PAGEREF _Toc2807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A471680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_Toc28882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en-US" w:eastAsia="zh-CN"/>
            </w:rPr>
            <w:t xml:space="preserve">3.1.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余度切换逻辑</w:t>
          </w:r>
          <w:r>
            <w:tab/>
          </w:r>
          <w:r>
            <w:fldChar w:fldCharType="begin"/>
          </w:r>
          <w:r>
            <w:instrText xml:space="preserve"> PAGEREF _Toc28882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886793A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_Toc20415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en-US" w:eastAsia="zh-CN"/>
            </w:rPr>
            <w:t xml:space="preserve">3.2.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余度CCDL通信信息</w:t>
          </w:r>
          <w:r>
            <w:tab/>
          </w:r>
          <w:r>
            <w:fldChar w:fldCharType="begin"/>
          </w:r>
          <w:r>
            <w:instrText xml:space="preserve"> PAGEREF _Toc20415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D9CBF6C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_Toc19054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en-US" w:eastAsia="zh-CN"/>
            </w:rPr>
            <w:t xml:space="preserve">3.3.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余度硬线通信信息</w:t>
          </w:r>
          <w:r>
            <w:tab/>
          </w:r>
          <w:r>
            <w:fldChar w:fldCharType="begin"/>
          </w:r>
          <w:r>
            <w:instrText xml:space="preserve"> PAGEREF _Toc19054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C45C272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_Toc31018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 xml:space="preserve">4.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余度故障场景识别</w:t>
          </w:r>
          <w:r>
            <w:tab/>
          </w:r>
          <w:r>
            <w:fldChar w:fldCharType="begin"/>
          </w:r>
          <w:r>
            <w:instrText xml:space="preserve"> PAGEREF _Toc31018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8598D6D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_Toc8458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zh-CN"/>
            </w:rPr>
            <w:t xml:space="preserve">4.1.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余度风险分析路径</w:t>
          </w:r>
          <w:r>
            <w:tab/>
          </w:r>
          <w:r>
            <w:fldChar w:fldCharType="begin"/>
          </w:r>
          <w:r>
            <w:instrText xml:space="preserve"> PAGEREF _Toc8458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BFEBFB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_Toc7136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en-US" w:eastAsia="zh-CN"/>
            </w:rPr>
            <w:t xml:space="preserve">5.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飞行阶段设计</w:t>
          </w:r>
          <w:r>
            <w:tab/>
          </w:r>
          <w:r>
            <w:fldChar w:fldCharType="begin"/>
          </w:r>
          <w:r>
            <w:instrText xml:space="preserve"> PAGEREF _Toc7136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D9F2504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_Toc26608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kern w:val="0"/>
              <w:szCs w:val="24"/>
              <w:lang w:val="zh-CN"/>
            </w:rPr>
            <w:t xml:space="preserve">5.1.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飞行阶段和余度状态</w:t>
          </w:r>
          <w:r>
            <w:tab/>
          </w:r>
          <w:r>
            <w:fldChar w:fldCharType="begin"/>
          </w:r>
          <w:r>
            <w:instrText xml:space="preserve"> PAGEREF _Toc26608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E59C487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_Toc21047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 xml:space="preserve">6.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功能层余度间通信</w:t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>故障状态分类与场景遍历</w:t>
          </w:r>
          <w:r>
            <w:tab/>
          </w:r>
          <w:r>
            <w:fldChar w:fldCharType="begin"/>
          </w:r>
          <w:r>
            <w:instrText xml:space="preserve"> PAGEREF _Toc21047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0213CE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_Toc23407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>6.1. 类别1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节点接口故障导致余度间通信断开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21283E2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_Toc3407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一条链路断开</w:t>
          </w:r>
          <w:r>
            <w:tab/>
          </w:r>
          <w:r>
            <w:fldChar w:fldCharType="begin"/>
          </w:r>
          <w:r>
            <w:instrText xml:space="preserve"> PAGEREF _Toc3407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0DE101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_Toc24072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6.1.2.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两条链路断开（两条独立链路（分属2个不同Tx））</w:t>
          </w:r>
          <w:r>
            <w:tab/>
          </w:r>
          <w:r>
            <w:fldChar w:fldCharType="begin"/>
          </w:r>
          <w:r>
            <w:instrText xml:space="preserve"> PAGEREF _Toc24072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989B7D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_Toc3070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6.1.3.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两条链路断开（两条同属1个Tx的链路（如Tx1的L1+L2））</w:t>
          </w:r>
          <w:r>
            <w:tab/>
          </w:r>
          <w:r>
            <w:fldChar w:fldCharType="begin"/>
          </w:r>
          <w:r>
            <w:instrText xml:space="preserve"> PAGEREF _Toc3070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2206DE6">
          <w:pPr>
            <w:pStyle w:val="9"/>
            <w:tabs>
              <w:tab w:val="right" w:pos="4400"/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_Toc26672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6.1.4.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三条链路断开（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ab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3条链路（Tx1、Tx2、Tx3各1条））</w:t>
          </w:r>
          <w:r>
            <w:tab/>
          </w:r>
          <w:r>
            <w:fldChar w:fldCharType="begin"/>
          </w:r>
          <w:r>
            <w:instrText xml:space="preserve"> PAGEREF _Toc26672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507B3AB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_Toc3599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6.1.5.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三条链路断开（3条链路（1个Tx的2条+另1个Tx的1条））</w:t>
          </w:r>
          <w:r>
            <w:tab/>
          </w:r>
          <w:r>
            <w:fldChar w:fldCharType="begin"/>
          </w:r>
          <w:r>
            <w:instrText xml:space="preserve"> PAGEREF _Toc3599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EEBB71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_Toc26369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6.1.6.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四条链路断开（（1个Tx的2条+另2个Tx各1条））</w:t>
          </w:r>
          <w:r>
            <w:tab/>
          </w:r>
          <w:r>
            <w:fldChar w:fldCharType="begin"/>
          </w:r>
          <w:r>
            <w:instrText xml:space="preserve"> PAGEREF _Toc26369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1A3BCF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_Toc20142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6.1.7.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四条链路断开（2个Tx各2条）</w:t>
          </w:r>
          <w:r>
            <w:tab/>
          </w:r>
          <w:r>
            <w:fldChar w:fldCharType="begin"/>
          </w:r>
          <w:r>
            <w:instrText xml:space="preserve"> PAGEREF _Toc20142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75CC9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_Toc2444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6.1.8.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五条链路断开</w:t>
          </w:r>
          <w:r>
            <w:tab/>
          </w:r>
          <w:r>
            <w:fldChar w:fldCharType="begin"/>
          </w:r>
          <w:r>
            <w:instrText xml:space="preserve"> PAGEREF _Toc2444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EC7D7D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_Toc26354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6.1.9.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六条链路断开</w:t>
          </w:r>
          <w:r>
            <w:tab/>
          </w:r>
          <w:r>
            <w:fldChar w:fldCharType="begin"/>
          </w:r>
          <w:r>
            <w:instrText xml:space="preserve"> PAGEREF _Toc26354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70F32C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_Toc14767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6.1.10.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一条链路断开</w:t>
          </w:r>
          <w:r>
            <w:tab/>
          </w:r>
          <w:r>
            <w:fldChar w:fldCharType="begin"/>
          </w:r>
          <w:r>
            <w:instrText xml:space="preserve"> PAGEREF _Toc14767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B828276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_Toc477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 xml:space="preserve">6.1.10.1.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耦合失效-余度之间通信断开</w:t>
          </w:r>
          <w:r>
            <w:tab/>
          </w:r>
          <w:r>
            <w:fldChar w:fldCharType="begin"/>
          </w:r>
          <w:r>
            <w:instrText xml:space="preserve"> PAGEREF _Toc477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6C68AB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_Toc9365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>6.2. 类别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2数据链路层故障</w:t>
          </w:r>
          <w:r>
            <w:tab/>
          </w:r>
          <w:r>
            <w:fldChar w:fldCharType="begin"/>
          </w:r>
          <w:r>
            <w:instrText xml:space="preserve"> PAGEREF _Toc9365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B8C422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_Toc21844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6.2.1.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仲裁机制失效</w:t>
          </w:r>
          <w:r>
            <w:tab/>
          </w:r>
          <w:r>
            <w:fldChar w:fldCharType="begin"/>
          </w:r>
          <w:r>
            <w:instrText xml:space="preserve"> PAGEREF _Toc21844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F4F6BC5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_Toc6226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6.2.2.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错误帧溢出</w:t>
          </w:r>
          <w:r>
            <w:tab/>
          </w:r>
          <w:r>
            <w:fldChar w:fldCharType="begin"/>
          </w:r>
          <w:r>
            <w:instrText xml:space="preserve"> PAGEREF _Toc6226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F9E6B9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_Toc12248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6.2.3.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帧丢失/重复/篡改</w:t>
          </w:r>
          <w:r>
            <w:tab/>
          </w:r>
          <w:r>
            <w:fldChar w:fldCharType="begin"/>
          </w:r>
          <w:r>
            <w:instrText xml:space="preserve"> PAGEREF _Toc12248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E9428D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_Toc26420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zh-CN" w:eastAsia="zh-CN" w:bidi="ar-SA"/>
            </w:rPr>
            <w:t xml:space="preserve">6.2.4.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波特率不一致</w:t>
          </w:r>
          <w:r>
            <w:tab/>
          </w:r>
          <w:r>
            <w:fldChar w:fldCharType="begin"/>
          </w:r>
          <w:r>
            <w:instrText xml:space="preserve"> PAGEREF _Toc26420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2F16D3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_Toc10504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 xml:space="preserve">7.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架构层余度间基于硬线和CCDL的余度通信机制故障分析</w:t>
          </w:r>
          <w:r>
            <w:tab/>
          </w:r>
          <w:r>
            <w:fldChar w:fldCharType="begin"/>
          </w:r>
          <w:r>
            <w:instrText xml:space="preserve"> PAGEREF _Toc10504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FB51F57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_Toc18110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 xml:space="preserve">7.1.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余度之间单点通信失效影响</w:t>
          </w:r>
          <w:r>
            <w:tab/>
          </w:r>
          <w:r>
            <w:fldChar w:fldCharType="begin"/>
          </w:r>
          <w:r>
            <w:instrText xml:space="preserve"> PAGEREF _Toc18110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3478408">
          <w:pPr>
            <w:pStyle w:val="7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_Toc13111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 xml:space="preserve">7.2.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24"/>
              <w:lang w:val="en-US" w:eastAsia="zh-CN" w:bidi="ar-SA"/>
            </w:rPr>
            <w:t>余度之间单点通信失效耦合余度失效影响</w:t>
          </w:r>
          <w:r>
            <w:tab/>
          </w:r>
          <w:r>
            <w:fldChar w:fldCharType="begin"/>
          </w:r>
          <w:r>
            <w:instrText xml:space="preserve"> PAGEREF _Toc13111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52CB3B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_Toc3950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</w:rPr>
            <w:t xml:space="preserve">8.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_Toc3950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5C29638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instrText xml:space="preserve"> HYPERLINK \l _Toc32403 </w:instrText>
          </w:r>
          <w:r>
            <w:rPr>
              <w:rFonts w:hint="eastAsia" w:ascii="Times New Roman" w:hAnsi="Times New Roman" w:eastAsia="宋体"/>
              <w:kern w:val="0"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32"/>
              <w:lang w:val="zh-CN" w:eastAsia="zh-CN" w:bidi="ar-SA"/>
            </w:rPr>
            <w:t xml:space="preserve">9. </w:t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32"/>
              <w:lang w:val="en-US" w:eastAsia="zh-CN" w:bidi="ar-SA"/>
            </w:rPr>
            <w:t>附录1五条链路故障场景</w:t>
          </w:r>
          <w:r>
            <w:tab/>
          </w:r>
          <w:r>
            <w:fldChar w:fldCharType="begin"/>
          </w:r>
          <w:r>
            <w:instrText xml:space="preserve"> PAGEREF _Toc32403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FB0C306">
          <w:pPr>
            <w:rPr>
              <w:rFonts w:hint="eastAsia" w:ascii="Times New Roman" w:hAnsi="Times New Roman" w:eastAsia="宋体" w:cstheme="minorBidi"/>
              <w:color w:val="000000" w:themeColor="text1"/>
              <w:kern w:val="0"/>
              <w:sz w:val="21"/>
              <w:szCs w:val="24"/>
              <w:lang w:val="zh-CN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Times New Roman" w:hAnsi="Times New Roman" w:eastAsia="宋体"/>
              <w:color w:val="000000" w:themeColor="text1"/>
              <w:kern w:val="0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2579DB0B">
      <w:pPr>
        <w:rPr>
          <w:rFonts w:hint="eastAsia" w:ascii="Times New Roman" w:hAnsi="Times New Roman" w:eastAsia="宋体" w:cstheme="minorBidi"/>
          <w:color w:val="000000" w:themeColor="text1"/>
          <w:kern w:val="0"/>
          <w:sz w:val="21"/>
          <w:szCs w:val="24"/>
          <w:lang w:val="zh-CN" w:eastAsia="zh-CN" w:bidi="ar-SA"/>
          <w14:textFill>
            <w14:solidFill>
              <w14:schemeClr w14:val="tx1"/>
            </w14:solidFill>
          </w14:textFill>
        </w:rPr>
      </w:pPr>
    </w:p>
    <w:p w14:paraId="489D091F">
      <w:pP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br w:type="page"/>
      </w:r>
    </w:p>
    <w:p w14:paraId="3CD51642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97E29F7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bookmarkStart w:id="0" w:name="_Toc22841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  <w:t>总线拓扑结构</w:t>
      </w:r>
      <w:bookmarkEnd w:id="0"/>
    </w:p>
    <w:p w14:paraId="59ABFA23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bookmarkStart w:id="1" w:name="_Toc27938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模块定义说明</w:t>
      </w:r>
      <w:bookmarkEnd w:id="1"/>
    </w:p>
    <w:p w14:paraId="57BB22FE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三余度飞控系统包含3个发送模块（Tx）和6个接收模块（Rx），具体定义如下：</w:t>
      </w:r>
    </w:p>
    <w:p w14:paraId="25BBA012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Tx1：FC1的发送模块，负责向FC2和FC3广播FC1的状态，对应两条信号链路（Tx1→Rx21、Tx1→Rx31）。</w:t>
      </w:r>
    </w:p>
    <w:p w14:paraId="40072ACA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Tx2：FC2的发送模块，负责向FC1和FC3广播FC2的状态，对应两条信号链路（Tx2→Rx12、Tx2→Rx32）。</w:t>
      </w:r>
    </w:p>
    <w:p w14:paraId="5550328E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Tx3：FC3的发送模块，负责向FC1和FC2广播FC3的状态，对应两条信号链路（Tx3→Rx13、Tx3→Rx23）。</w:t>
      </w:r>
    </w:p>
    <w:p w14:paraId="5E02FECA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Rx12：FC1的接收模块，负责接收FC2通过Tx2发送的状态信号（对应链路Tx2→Rx12）。</w:t>
      </w:r>
    </w:p>
    <w:p w14:paraId="4FF63FEB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Rx13：FC1的接收模块，负责接收FC3通过Tx3发送的状态信号（对应链路Tx3→Rx13）。</w:t>
      </w:r>
    </w:p>
    <w:p w14:paraId="7A682341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Rx21：FC2的接收模块，负责接收FC1通过Tx1发送的状态信号（对应链路Tx1→Rx21）。</w:t>
      </w:r>
    </w:p>
    <w:p w14:paraId="57614939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Rx23：FC2的接收模块，负责接收FC3通过Tx3发送的状态信号（对应链路Tx3→Rx23）。</w:t>
      </w:r>
    </w:p>
    <w:p w14:paraId="5413F4DE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Rx31：FC3的接收模块，负责接收FC1通过Tx1发送的状态信号（对应链路Tx1→Rx31）。</w:t>
      </w:r>
    </w:p>
    <w:p w14:paraId="3DDCC148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Rx32：FC3的接收模块，负责接收FC2通过Tx2发送的状态信号（对应链路Tx2→Rx32）。</w:t>
      </w:r>
    </w:p>
    <w:p w14:paraId="50EC9B3C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bookmarkStart w:id="2" w:name="_Toc15433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信号链路定义说明</w:t>
      </w:r>
      <w:bookmarkEnd w:id="2"/>
    </w:p>
    <w:p w14:paraId="33288098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为简化故障分析，将模块间的信号传输定义为6条核心链路（发送模块→接收模块）：</w:t>
      </w:r>
    </w:p>
    <w:p w14:paraId="189CC79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L1：Tx1→Rx21（FC1→FC2的状态链路）</w:t>
      </w:r>
    </w:p>
    <w:p w14:paraId="7FF2145B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L2：Tx1→Rx31（FC1→FC3的状态链路）</w:t>
      </w:r>
    </w:p>
    <w:p w14:paraId="375CD174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L3：Tx2→Rx12（FC2→FC1的状态链路）</w:t>
      </w:r>
    </w:p>
    <w:p w14:paraId="372C7C05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L4：Tx2→Rx32（FC2→FC3的状态链路）</w:t>
      </w:r>
    </w:p>
    <w:p w14:paraId="40748732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L5：Tx3→Rx13（FC3→FC1的状态链路）</w:t>
      </w:r>
    </w:p>
    <w:p w14:paraId="61CDF015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L6：Tx3→Rx23（FC3→FC2的状态链路）</w:t>
      </w:r>
    </w:p>
    <w:p w14:paraId="1964BCE8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3" w:name="_Toc7198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  <w:t>核心硬件单元</w:t>
      </w:r>
      <w:bookmarkEnd w:id="3"/>
    </w:p>
    <w:p w14:paraId="4AF3038D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每个余度包含3个关键硬件单元，故障分析围绕这些单元展开</w:t>
      </w:r>
    </w:p>
    <w:p w14:paraId="100B3A3E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发送器（T1/T2/T3）负责生成并发送本余度状态信号</w:t>
      </w:r>
    </w:p>
    <w:p w14:paraId="1279ADB4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接收器（如R21/R31）分别接收另外两个余度的总线信号（FC1含R21、R31，FC2含R12、R32，FC3含R13、R23）</w:t>
      </w:r>
    </w:p>
    <w:p w14:paraId="410B5A1F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4" w:name="_Toc2807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主控余度信息</w:t>
      </w:r>
      <w:bookmarkEnd w:id="4"/>
    </w:p>
    <w:p w14:paraId="31AF8FF9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假设FC1为主控，FC2,FC3为备;（FC1/2/3完全一致，指定任意余度为主控余度均可）</w:t>
      </w:r>
    </w:p>
    <w:p w14:paraId="49F135F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优先级FC1&gt;FC2&gt;FC3</w:t>
      </w:r>
    </w:p>
    <w:p w14:paraId="2DEF0478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5" w:name="_Toc28882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余度切换逻辑</w:t>
      </w:r>
      <w:bookmarkEnd w:id="5"/>
    </w:p>
    <w:p w14:paraId="6E0417A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系统在地面启动后，FC1/2/3按照固有机制进行上电自检，并预设主控余度</w:t>
      </w:r>
    </w:p>
    <w:p w14:paraId="1EF06B4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自检结束后：FC1/2/3进入常规运行逻辑，余度切换机制如下：</w:t>
      </w:r>
    </w:p>
    <w:p w14:paraId="5C47B75A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（1）基于硬线的抢主逻辑</w:t>
      </w:r>
    </w:p>
    <w:p w14:paraId="5A02E5DB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（2）基于健康度的自动主备切换</w:t>
      </w:r>
    </w:p>
    <w:p w14:paraId="07624FE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人工切换</w:t>
      </w:r>
    </w:p>
    <w:p w14:paraId="47EBEE78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20415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余度CCDL通信信息</w:t>
      </w:r>
      <w:bookmarkEnd w:id="6"/>
    </w:p>
    <w:p w14:paraId="7F2D7342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余度CCDL通信：余度广播自身余度信息、其他余度状态信息</w:t>
      </w:r>
    </w:p>
    <w:p w14:paraId="548AFE0A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_Toc19054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余度硬线通信信息</w:t>
      </w:r>
      <w:bookmarkEnd w:id="7"/>
    </w:p>
    <w:p w14:paraId="7442C467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基于硬线的抢主逻辑为：</w:t>
      </w:r>
    </w:p>
    <w:p w14:paraId="25AD51CC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当满足以下条件时，备余度要升为主余度：</w:t>
      </w:r>
    </w:p>
    <w:p w14:paraId="335BDF02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[Cond1]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无主余度指示</w:t>
      </w:r>
    </w:p>
    <w:p w14:paraId="2555FEC5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[Cond2]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本余度可抢主，无更高优先级的备余度抢主指示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或 [Cond3]</w:t>
      </w:r>
    </w:p>
    <w:p w14:paraId="72751F46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[Cond3]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本余度不可抢主(与主余度未同步)，无其他余度抢主指示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或[Cond2]</w:t>
      </w:r>
    </w:p>
    <w:p w14:paraId="2A3A6DCC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如果出现双主，低优先级子余度回退。</w:t>
      </w:r>
    </w:p>
    <w:p w14:paraId="48281FC4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非同步状态下，由备变主，需要应用软件进行处置。</w:t>
      </w:r>
    </w:p>
    <w:p w14:paraId="1BA6886E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主备竞争可根据情况由FPGA或软件实现。</w:t>
      </w:r>
    </w:p>
    <w:p w14:paraId="7A929E7C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A5BA7E5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8" w:name="_Toc31018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余度故障场景识别</w:t>
      </w:r>
      <w:bookmarkEnd w:id="8"/>
    </w:p>
    <w:p w14:paraId="0E959743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基于3信息，</w:t>
      </w:r>
      <w:del w:id="0" w:author="hushunding" w:date="2025-11-28T14:48:5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出发</w:delText>
        </w:r>
      </w:del>
      <w:ins w:id="1" w:author="hushunding" w:date="2025-11-28T14:48:5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触发</w:t>
        </w:r>
      </w:ins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主控余度与备余度切换的机制包括如下：</w:t>
      </w:r>
    </w:p>
    <w:p w14:paraId="3FB01341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ins w:id="2" w:author="hushunding" w:date="2025-11-28T14:49:2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主</w:t>
        </w:r>
      </w:ins>
      <w:ins w:id="3" w:author="hushunding" w:date="2025-11-28T14:49:2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控</w:t>
        </w:r>
      </w:ins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余度</w:t>
      </w:r>
      <w:ins w:id="4" w:author="hushunding" w:date="2025-11-28T14:54:1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故障</w:t>
        </w:r>
      </w:ins>
      <w:ins w:id="5" w:author="hushunding" w:date="2025-11-28T14:54:1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安全</w:t>
        </w:r>
      </w:ins>
      <w:del w:id="6" w:author="hushunding" w:date="2025-11-28T14:54:1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本</w:delText>
        </w:r>
      </w:del>
      <w:del w:id="7" w:author="hushunding" w:date="2025-11-28T14:54:0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身</w:delText>
        </w:r>
      </w:del>
      <w:del w:id="8" w:author="hushunding" w:date="2025-11-28T14:49:02Z">
        <w:r>
          <w:rPr>
            <w:rFonts w:hint="default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故障、错误</w:delText>
        </w:r>
      </w:del>
      <w:ins w:id="9" w:author="hushunding" w:date="2025-11-28T14:49:0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宕机</w:t>
        </w:r>
      </w:ins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触发切换</w:t>
      </w:r>
    </w:p>
    <w:p w14:paraId="027603A3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</w:t>
      </w:r>
      <w:ins w:id="10" w:author="hushunding" w:date="2025-11-28T14:54:5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主</w:t>
        </w:r>
      </w:ins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余度健康度</w:t>
      </w:r>
      <w:ins w:id="11" w:author="hushunding" w:date="2025-11-28T14:55:1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低于</w:t>
        </w:r>
      </w:ins>
      <w:ins w:id="12" w:author="hushunding" w:date="2025-11-28T14:55:0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备</w:t>
        </w:r>
      </w:ins>
      <w:ins w:id="13" w:author="hushunding" w:date="2025-11-28T14:55:0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余度</w:t>
        </w:r>
      </w:ins>
      <w:ins w:id="14" w:author="hushunding" w:date="2025-11-28T14:55:1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健康</w:t>
        </w:r>
      </w:ins>
      <w:del w:id="15" w:author="hushunding" w:date="2025-11-28T14:55:2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低</w:delText>
        </w:r>
      </w:del>
      <w:del w:id="16" w:author="hushunding" w:date="2025-11-28T14:55:2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于</w:delText>
        </w:r>
      </w:del>
      <w:ins w:id="17" w:author="hushunding" w:date="2025-11-28T14:55:2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一定</w:t>
        </w:r>
      </w:ins>
      <w:ins w:id="18" w:author="hushunding" w:date="2025-11-28T14:55:2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的</w:t>
        </w:r>
      </w:ins>
      <w:ins w:id="19" w:author="hushunding" w:date="2025-11-28T14:55:2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阈值</w:t>
        </w:r>
      </w:ins>
      <w:del w:id="20" w:author="hushunding" w:date="2025-11-28T14:54:4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阈值</w:delText>
        </w:r>
      </w:del>
      <w:del w:id="21" w:author="hushunding" w:date="2025-11-28T14:48:5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出发</w:delText>
        </w:r>
      </w:del>
      <w:ins w:id="22" w:author="hushunding" w:date="2025-11-28T14:48:5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触发</w:t>
        </w:r>
      </w:ins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切换</w:t>
      </w:r>
    </w:p>
    <w:p w14:paraId="198CE424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人工切换</w:t>
      </w:r>
    </w:p>
    <w:p w14:paraId="175813E6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影响余度正常切换的故障模式如下</w:t>
      </w:r>
    </w:p>
    <w:p w14:paraId="3EEE52A6">
      <w:pPr>
        <w:widowControl w:val="0"/>
        <w:numPr>
          <w:ilvl w:val="0"/>
          <w:numId w:val="2"/>
        </w:numPr>
        <w:spacing w:after="0" w:line="360" w:lineRule="auto"/>
        <w:ind w:left="845" w:leftChars="0" w:hanging="425" w:firstLineChars="0"/>
        <w:jc w:val="both"/>
        <w:rPr>
          <w:ins w:id="23" w:author="hushunding" w:date="2025-11-28T14:53:33Z"/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ins w:id="24" w:author="hushunding" w:date="2025-11-28T14:50:0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余度</w:t>
        </w:r>
      </w:ins>
      <w:ins w:id="25" w:author="hushunding" w:date="2025-11-28T14:50:1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硬线</w:t>
        </w:r>
      </w:ins>
      <w:ins w:id="26" w:author="hushunding" w:date="2025-11-28T14:50:1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故障</w:t>
        </w:r>
      </w:ins>
      <w:ins w:id="27" w:author="hushunding" w:date="2025-11-28T14:50:1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，</w:t>
        </w:r>
      </w:ins>
      <w:ins w:id="28" w:author="hushunding" w:date="2025-11-28T14:50:2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导致</w:t>
        </w:r>
      </w:ins>
      <w:ins w:id="29" w:author="hushunding" w:date="2025-11-28T14:50:5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余度</w:t>
        </w:r>
      </w:ins>
      <w:ins w:id="30" w:author="hushunding" w:date="2025-11-28T14:50:5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间</w:t>
        </w:r>
      </w:ins>
      <w:ins w:id="31" w:author="hushunding" w:date="2025-11-28T14:50:2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主备</w:t>
        </w:r>
      </w:ins>
      <w:ins w:id="32" w:author="hushunding" w:date="2025-11-28T14:50:2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感知</w:t>
        </w:r>
      </w:ins>
      <w:ins w:id="33" w:author="hushunding" w:date="2025-11-28T14:50:3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失效</w:t>
        </w:r>
      </w:ins>
      <w:ins w:id="34" w:author="hushunding" w:date="2025-11-28T14:53:3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，</w:t>
        </w:r>
      </w:ins>
      <w:ins w:id="35" w:author="hushunding" w:date="2025-11-28T14:53:3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细分</w:t>
        </w:r>
      </w:ins>
    </w:p>
    <w:p w14:paraId="0FEEB984">
      <w:pPr>
        <w:widowControl w:val="0"/>
        <w:numPr>
          <w:ilvl w:val="1"/>
          <w:numId w:val="2"/>
        </w:numPr>
        <w:spacing w:after="0" w:line="360" w:lineRule="auto"/>
        <w:ind w:left="1260" w:leftChars="0" w:hanging="420" w:firstLineChars="0"/>
        <w:jc w:val="both"/>
        <w:rPr>
          <w:ins w:id="36" w:author="hushunding" w:date="2025-11-28T14:56:35Z"/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ins w:id="37" w:author="hushunding" w:date="2025-11-28T14:56:1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可</w:t>
        </w:r>
      </w:ins>
      <w:ins w:id="38" w:author="hushunding" w:date="2025-11-28T14:56:1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感知</w:t>
        </w:r>
      </w:ins>
      <w:ins w:id="39" w:author="hushunding" w:date="2025-11-28T14:56:1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的</w:t>
        </w:r>
      </w:ins>
      <w:ins w:id="40" w:author="hushunding" w:date="2025-11-28T14:56:2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故障，</w:t>
        </w:r>
      </w:ins>
      <w:ins w:id="41" w:author="hushunding" w:date="2025-11-28T14:56:2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按</w:t>
        </w:r>
      </w:ins>
      <w:ins w:id="42" w:author="hushunding" w:date="2025-11-28T14:56:3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健康度</w:t>
        </w:r>
      </w:ins>
      <w:ins w:id="43" w:author="hushunding" w:date="2025-11-28T14:56:3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逻辑</w:t>
        </w:r>
      </w:ins>
    </w:p>
    <w:p w14:paraId="61AE7577">
      <w:pPr>
        <w:widowControl w:val="0"/>
        <w:numPr>
          <w:ilvl w:val="1"/>
          <w:numId w:val="2"/>
        </w:numPr>
        <w:spacing w:after="0" w:line="360" w:lineRule="auto"/>
        <w:ind w:left="1260" w:leftChars="0" w:hanging="420" w:firstLineChars="0"/>
        <w:jc w:val="both"/>
        <w:rPr>
          <w:ins w:id="44" w:author="hushunding" w:date="2025-11-28T14:49:59Z"/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ins w:id="45" w:author="hushunding" w:date="2025-11-28T14:56:5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不可</w:t>
        </w:r>
      </w:ins>
      <w:ins w:id="46" w:author="hushunding" w:date="2025-11-28T14:57:4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感知</w:t>
        </w:r>
      </w:ins>
      <w:ins w:id="47" w:author="hushunding" w:date="2025-11-28T14:56:5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故障</w:t>
        </w:r>
      </w:ins>
      <w:ins w:id="48" w:author="hushunding" w:date="2025-11-28T14:56:5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依赖</w:t>
        </w:r>
      </w:ins>
      <w:ins w:id="49" w:author="hushunding" w:date="2025-11-28T14:57:5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通信</w:t>
        </w:r>
      </w:ins>
      <w:ins w:id="50" w:author="hushunding" w:date="2025-11-28T14:57:47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链路</w:t>
        </w:r>
      </w:ins>
      <w:ins w:id="51" w:author="hushunding" w:date="2025-11-28T14:57:4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告知</w:t>
        </w:r>
      </w:ins>
      <w:ins w:id="52" w:author="hushunding" w:date="2025-11-28T14:57:5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，</w:t>
        </w:r>
      </w:ins>
      <w:ins w:id="53" w:author="hushunding" w:date="2025-11-28T14:57:5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再</w:t>
        </w:r>
      </w:ins>
      <w:ins w:id="54" w:author="hushunding" w:date="2025-11-28T14:58:2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按</w:t>
        </w:r>
      </w:ins>
      <w:ins w:id="55" w:author="hushunding" w:date="2025-11-28T14:58:2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健康度</w:t>
        </w:r>
      </w:ins>
      <w:ins w:id="56" w:author="hushunding" w:date="2025-11-28T14:58:2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逻辑</w:t>
        </w:r>
      </w:ins>
      <w:ins w:id="57" w:author="hushunding" w:date="2025-11-28T14:58:3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评估</w:t>
        </w:r>
      </w:ins>
    </w:p>
    <w:p w14:paraId="1581902E">
      <w:pPr>
        <w:widowControl w:val="0"/>
        <w:numPr>
          <w:ilvl w:val="0"/>
          <w:numId w:val="2"/>
        </w:numPr>
        <w:spacing w:after="0" w:line="360" w:lineRule="auto"/>
        <w:ind w:left="845" w:leftChars="0" w:hanging="425" w:firstLineChars="0"/>
        <w:jc w:val="both"/>
        <w:rPr>
          <w:ins w:id="58" w:author="hushunding" w:date="2025-11-28T14:52:00Z"/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余度之间通信故障</w:t>
      </w:r>
      <w:ins w:id="59" w:author="hushunding" w:date="2025-11-28T14:50:5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导致</w:t>
        </w:r>
      </w:ins>
      <w:ins w:id="60" w:author="hushunding" w:date="2025-11-28T14:51:0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余度</w:t>
        </w:r>
      </w:ins>
      <w:ins w:id="61" w:author="hushunding" w:date="2025-11-28T14:51:0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不</w:t>
        </w:r>
      </w:ins>
      <w:ins w:id="62" w:author="hushunding" w:date="2025-11-28T14:51:0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同步</w:t>
        </w:r>
      </w:ins>
      <w:ins w:id="63" w:author="hushunding" w:date="2025-11-28T14:51:1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，</w:t>
        </w:r>
      </w:ins>
      <w:ins w:id="64" w:author="hushunding" w:date="2025-11-28T14:51:1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无法</w:t>
        </w:r>
      </w:ins>
      <w:ins w:id="65" w:author="hushunding" w:date="2025-11-28T14:51:1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实施</w:t>
        </w:r>
      </w:ins>
      <w:ins w:id="66" w:author="hushunding" w:date="2025-11-28T14:51:1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主动</w:t>
        </w:r>
      </w:ins>
      <w:ins w:id="67" w:author="hushunding" w:date="2025-11-28T14:51:1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切换</w:t>
        </w:r>
      </w:ins>
    </w:p>
    <w:p w14:paraId="32881FA0">
      <w:pPr>
        <w:widowControl w:val="0"/>
        <w:numPr>
          <w:ilvl w:val="-1"/>
          <w:numId w:val="0"/>
        </w:numPr>
        <w:spacing w:after="0" w:line="360" w:lineRule="auto"/>
        <w:ind w:left="630" w:leftChars="0" w:firstLine="480" w:firstLineChars="200"/>
        <w:jc w:val="both"/>
        <w:rPr>
          <w:del w:id="68" w:author="hushunding" w:date="2025-11-28T14:51:43Z"/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ins w:id="69" w:author="hushunding" w:date="2025-11-28T14:52:1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余度</w:t>
        </w:r>
      </w:ins>
      <w:ins w:id="70" w:author="hushunding" w:date="2025-11-28T14:52:2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之间</w:t>
        </w:r>
      </w:ins>
      <w:ins w:id="71" w:author="hushunding" w:date="2025-11-28T14:52:2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通信</w:t>
        </w:r>
      </w:ins>
      <w:ins w:id="72" w:author="hushunding" w:date="2025-11-28T14:52:2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基于</w:t>
        </w:r>
      </w:ins>
      <w:ins w:id="73" w:author="hushunding" w:date="2025-11-28T14:52:26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安全</w:t>
        </w:r>
      </w:ins>
      <w:ins w:id="74" w:author="hushunding" w:date="2025-11-28T14:52:2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通信</w:t>
        </w:r>
      </w:ins>
      <w:ins w:id="75" w:author="hushunding" w:date="2025-11-28T14:52:29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协议，</w:t>
        </w:r>
      </w:ins>
      <w:ins w:id="76" w:author="hushunding" w:date="2025-11-28T14:52:33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因此</w:t>
        </w:r>
      </w:ins>
      <w:ins w:id="77" w:author="hushunding" w:date="2025-11-28T14:52:4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单向</w:t>
        </w:r>
      </w:ins>
      <w:ins w:id="78" w:author="hushunding" w:date="2025-11-28T14:52:4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通信</w:t>
        </w:r>
      </w:ins>
      <w:ins w:id="79" w:author="hushunding" w:date="2025-11-28T14:52:45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断开</w:t>
        </w:r>
      </w:ins>
      <w:ins w:id="80" w:author="hushunding" w:date="2025-11-28T14:52:47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导致</w:t>
        </w:r>
      </w:ins>
      <w:ins w:id="81" w:author="hushunding" w:date="2025-11-28T14:52:48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双向</w:t>
        </w:r>
      </w:ins>
      <w:ins w:id="82" w:author="hushunding" w:date="2025-11-28T14:52:50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通信</w:t>
        </w:r>
      </w:ins>
      <w:ins w:id="83" w:author="hushunding" w:date="2025-11-28T14:52:54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失效</w:t>
        </w:r>
      </w:ins>
      <w:del w:id="84" w:author="hushunding" w:date="2025-11-28T14:50:57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；</w:delText>
        </w:r>
      </w:del>
    </w:p>
    <w:p w14:paraId="3079C80B">
      <w:pPr>
        <w:widowControl w:val="0"/>
        <w:numPr>
          <w:ilvl w:val="-1"/>
          <w:numId w:val="0"/>
        </w:numPr>
        <w:spacing w:after="0" w:line="360" w:lineRule="auto"/>
        <w:ind w:left="420" w:leftChars="0"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del w:id="85" w:author="hushunding" w:date="2025-11-28T14:51:32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余度之间不</w:delText>
        </w:r>
      </w:del>
      <w:del w:id="86" w:author="hushunding" w:date="2025-11-28T14:51:31Z">
        <w:r>
          <w:rPr>
            <w:rFonts w:hint="eastAsia" w:ascii="Times New Roman" w:hAnsi="Times New Roman" w:eastAsia="宋体"/>
            <w:color w:val="000000" w:themeColor="text1"/>
            <w:kern w:val="0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delText>同步</w:delText>
        </w:r>
      </w:del>
    </w:p>
    <w:p w14:paraId="270299B1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bookmarkStart w:id="9" w:name="_Toc8458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余度风险分析路径</w:t>
      </w:r>
      <w:bookmarkEnd w:id="9"/>
    </w:p>
    <w:p w14:paraId="78CA47D8">
      <w:pPr>
        <w:widowControl w:val="0"/>
        <w:numPr>
          <w:ilvl w:val="0"/>
          <w:numId w:val="3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基于三余度信息交互，分析余度之间交互断开、延迟对系统影响。（含耦合故障）</w:t>
      </w:r>
    </w:p>
    <w:p w14:paraId="3413FE9F">
      <w:pPr>
        <w:widowControl w:val="0"/>
        <w:numPr>
          <w:ilvl w:val="0"/>
          <w:numId w:val="3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基于硬线、CCDL设计架构进行功能FMEA，识别故障影响。（含耦合故障）</w:t>
      </w:r>
    </w:p>
    <w:p w14:paraId="49C651DE">
      <w:pPr>
        <w:widowControl w:val="0"/>
        <w:numPr>
          <w:ilvl w:val="0"/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66BF8B5">
      <w:pPr>
        <w:widowControl w:val="0"/>
        <w:spacing w:after="0" w:line="360" w:lineRule="auto"/>
        <w:ind w:firstLine="1732" w:firstLineChars="722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9338C67">
      <w:pPr>
        <w:widowControl w:val="0"/>
        <w:spacing w:after="0" w:line="360" w:lineRule="auto"/>
        <w:ind w:firstLine="1732" w:firstLineChars="722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9E3FBB">
      <w:pPr>
        <w:widowControl w:val="0"/>
        <w:spacing w:after="0" w:line="360" w:lineRule="auto"/>
        <w:ind w:firstLine="1732" w:firstLineChars="722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206FD88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0" w:name="_Toc7136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飞行阶段设计</w:t>
      </w:r>
      <w:bookmarkEnd w:id="10"/>
    </w:p>
    <w:p w14:paraId="02D5AF2E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飞行阶段G地面；F飞行中F1爬升F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2巡航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下降；T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起飞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；L着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陆；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ALL所有阶段</w:t>
      </w:r>
    </w:p>
    <w:p w14:paraId="0936DCA1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bookmarkStart w:id="11" w:name="_Toc26608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飞行阶段和余度状态</w:t>
      </w:r>
      <w:bookmarkEnd w:id="11"/>
    </w:p>
    <w:p w14:paraId="0412E04D">
      <w:pPr>
        <w:widowControl w:val="0"/>
        <w:spacing w:after="0" w:line="360" w:lineRule="auto"/>
        <w:ind w:firstLine="480" w:firstLineChars="200"/>
        <w:jc w:val="both"/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G地面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：余度处于自检轮询、待机、正常、故障四个状态</w:t>
      </w:r>
    </w:p>
    <w:p w14:paraId="7F220B6C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其他飞行阶段：余度有正常、故障两个状态</w:t>
      </w:r>
    </w:p>
    <w:p w14:paraId="2BB8340E">
      <w:pP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421592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12" w:name="_Toc21047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功能层余度间通信</w:t>
      </w:r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  <w:t>故障状态分类与场景遍历</w:t>
      </w:r>
      <w:bookmarkEnd w:id="12"/>
    </w:p>
    <w:p w14:paraId="56116780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3" w:name="_Toc23407"/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  <w:t>类别1</w:t>
      </w: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节点接口故障导致余度间通信断开</w:t>
      </w:r>
      <w:bookmarkEnd w:id="13"/>
    </w:p>
    <w:p w14:paraId="34576B85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故障根源为余度自身收发硬件损坏，直接影响“广播能力”或“接收外部状态能力”，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包括CAN总线控制器故障、CAN收发器故障、接口电源故障导致的链路失效等。本分析不考虑</w:t>
      </w:r>
    </w:p>
    <w:p w14:paraId="11A29791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同时也包括物理层故障，包括总线断路、总线短路、阻抗不匹配导致信号完全失效、电磁干扰导致信号完全失效。</w:t>
      </w:r>
    </w:p>
    <w:p w14:paraId="77DB19E2">
      <w:pPr>
        <w:widowControl w:val="0"/>
        <w:spacing w:after="0" w:line="360" w:lineRule="auto"/>
        <w:ind w:firstLine="480" w:firstLineChars="20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故障场景</w:t>
      </w:r>
      <w:r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影响链路进行划分如下：</w:t>
      </w:r>
    </w:p>
    <w:p w14:paraId="74743F08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4" w:name="_Toc3407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一条链路断开</w:t>
      </w:r>
      <w:bookmarkEnd w:id="14"/>
    </w:p>
    <w:p w14:paraId="771C0677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故障编号RF010101</w:t>
      </w:r>
    </w:p>
    <w:p w14:paraId="6EFCE631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故障特征单条链路（L1~L6中任意1条）。</w:t>
      </w:r>
    </w:p>
    <w:p w14:paraId="23C5B4B6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组合说明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</w:tblGrid>
      <w:tr w14:paraId="5BFD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305FE8B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L1中断：Rx21</w:t>
            </w:r>
          </w:p>
        </w:tc>
      </w:tr>
      <w:tr w14:paraId="6A27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4A46DDD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L2中断：Rx31</w:t>
            </w:r>
          </w:p>
        </w:tc>
      </w:tr>
      <w:tr w14:paraId="5E5D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789AE0B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L3中断：Rx12</w:t>
            </w:r>
          </w:p>
        </w:tc>
      </w:tr>
      <w:tr w14:paraId="1727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0D19EEB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L4中断：Rx32</w:t>
            </w:r>
          </w:p>
        </w:tc>
      </w:tr>
      <w:tr w14:paraId="7B4E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50A8A1E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L5中断：Rx13</w:t>
            </w:r>
          </w:p>
        </w:tc>
      </w:tr>
      <w:tr w14:paraId="081F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6C82435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L6中断：Rx23</w:t>
            </w:r>
          </w:p>
        </w:tc>
      </w:tr>
    </w:tbl>
    <w:p w14:paraId="48DB7FB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系统影响：均为“单条链路中断”，仅中断的链路不同，因余度对称，故障效果等效。</w:t>
      </w:r>
    </w:p>
    <w:p w14:paraId="1A796A3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等效关系说明：均为“单条链路中断”，仅中断链路不同，余度对称等效。</w:t>
      </w:r>
    </w:p>
    <w:p w14:paraId="0AEA00E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Rx21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中断为例</w:t>
      </w:r>
      <w:ins w:id="87" w:author="hushunding" w:date="2025-11-28T15:00:47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，</w:t>
        </w:r>
      </w:ins>
      <w:ins w:id="88" w:author="hushunding" w:date="2025-11-28T15:00:49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当前</w:t>
        </w:r>
      </w:ins>
      <w:ins w:id="89" w:author="hushunding" w:date="2025-11-28T15:00:50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FC1</w:t>
        </w:r>
      </w:ins>
      <w:ins w:id="90" w:author="hushunding" w:date="2025-11-28T15:00:53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为主，</w:t>
        </w:r>
      </w:ins>
      <w:ins w:id="91" w:author="hushunding" w:date="2025-11-28T15:00:55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FC2</w:t>
        </w:r>
      </w:ins>
      <w:ins w:id="92" w:author="hushunding" w:date="2025-11-28T15:01:3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、</w:t>
        </w:r>
      </w:ins>
      <w:ins w:id="93" w:author="hushunding" w:date="2025-11-28T15:01:38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</w:t>
        </w:r>
      </w:ins>
      <w:ins w:id="94" w:author="hushunding" w:date="2025-11-28T15:01:40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3</w:t>
        </w:r>
      </w:ins>
      <w:ins w:id="95" w:author="hushunding" w:date="2025-11-28T15:00:5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为</w:t>
        </w:r>
      </w:ins>
      <w:ins w:id="96" w:author="hushunding" w:date="2025-11-28T15:01:0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备</w:t>
        </w:r>
      </w:ins>
    </w:p>
    <w:p w14:paraId="4F8838B2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分析模式：链路（通信、硬线）断开后对余度管理的影响</w:t>
      </w:r>
    </w:p>
    <w:p w14:paraId="68060DC2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说明：FC1（主）→FC1正常：FC1为主控余度，状态正常,影响列仅分析余度之间通信故障对三余度影响；</w:t>
      </w:r>
    </w:p>
    <w:p w14:paraId="7F15BEC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说明：FC1（主）→FC1错误/失效：FC1为主控余度，出现错误/故障，耦合通信断开的影响。</w:t>
      </w:r>
    </w:p>
    <w:tbl>
      <w:tblPr>
        <w:tblStyle w:val="13"/>
        <w:tblW w:w="11203" w:type="dxa"/>
        <w:tblInd w:w="-1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339"/>
        <w:gridCol w:w="4164"/>
      </w:tblGrid>
      <w:tr w14:paraId="4609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00" w:type="dxa"/>
          </w:tcPr>
          <w:p w14:paraId="5307C4C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339" w:type="dxa"/>
          </w:tcPr>
          <w:p w14:paraId="667A67F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4164" w:type="dxa"/>
          </w:tcPr>
          <w:p w14:paraId="4FEAF33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4693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C49614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339" w:type="dxa"/>
          </w:tcPr>
          <w:p w14:paraId="4FB6C51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407FCE6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FC2可以通过FC3广播信息获得FC1当前状态；</w:t>
            </w:r>
          </w:p>
          <w:p w14:paraId="48A2D1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中断对系统余度管理没有影响</w:t>
            </w:r>
          </w:p>
        </w:tc>
        <w:tc>
          <w:tcPr>
            <w:tcW w:w="4164" w:type="dxa"/>
          </w:tcPr>
          <w:p w14:paraId="0D9C1B3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007C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CA438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339" w:type="dxa"/>
          </w:tcPr>
          <w:p w14:paraId="05354F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52361CB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FC2可以通过FC3广播信息获得FC1状态；</w:t>
            </w:r>
          </w:p>
          <w:p w14:paraId="470C1B0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FC1错误/失效后，FC1应具备主动导向安全能力，FC3先获得FC1失去主控能力，广播通知到FC2，FC1离线。FC2基于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</w:t>
            </w:r>
          </w:p>
        </w:tc>
        <w:tc>
          <w:tcPr>
            <w:tcW w:w="4164" w:type="dxa"/>
          </w:tcPr>
          <w:p w14:paraId="6A4075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【SQ1】余度错误/失效后应主动导向安全</w:t>
            </w:r>
          </w:p>
          <w:p w14:paraId="153786D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【SQ1】余度错误/失效后，其他余度升级为主控余度过程不应影响飞控系统控制输出。</w:t>
            </w:r>
          </w:p>
        </w:tc>
      </w:tr>
      <w:tr w14:paraId="6BE56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D0C553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339" w:type="dxa"/>
          </w:tcPr>
          <w:p w14:paraId="27D287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6A03B0E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FC2可以通过FC3广播信息获得FC1状态；</w:t>
            </w:r>
          </w:p>
          <w:p w14:paraId="6EF2132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FC1可以正常获得FC2状态。</w:t>
            </w:r>
          </w:p>
          <w:p w14:paraId="152A48D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4164" w:type="dxa"/>
          </w:tcPr>
          <w:p w14:paraId="27713DD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38D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769741E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339" w:type="dxa"/>
          </w:tcPr>
          <w:p w14:paraId="5112B9C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4714747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FC2可以通过FC3广播信息获得FC1状态；</w:t>
            </w:r>
          </w:p>
          <w:p w14:paraId="46DE1E6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FC1可以正常获得FC2状态。</w:t>
            </w:r>
          </w:p>
          <w:p w14:paraId="249F861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FC2错误/失效后，FC1基于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[Cond1]&amp;[Cond2]升级为主控。</w:t>
            </w:r>
          </w:p>
          <w:p w14:paraId="3BA81DE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4164" w:type="dxa"/>
          </w:tcPr>
          <w:p w14:paraId="53A82C6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1F2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66BB737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339" w:type="dxa"/>
            <w:vAlign w:val="top"/>
          </w:tcPr>
          <w:p w14:paraId="0395727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28601AA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FC2可以通过FC3广播信息获得FC1状态；</w:t>
            </w:r>
          </w:p>
          <w:p w14:paraId="737670A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FC1可以正常获得FC2状态。</w:t>
            </w:r>
          </w:p>
          <w:p w14:paraId="1498A79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4164" w:type="dxa"/>
            <w:vAlign w:val="top"/>
          </w:tcPr>
          <w:p w14:paraId="3E02EFB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B1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CEF2D5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339" w:type="dxa"/>
            <w:shd w:val="clear" w:color="auto" w:fill="auto"/>
            <w:vAlign w:val="top"/>
          </w:tcPr>
          <w:p w14:paraId="43877B9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FC2无法通过FC1获得FC2当前状态；</w:t>
            </w:r>
          </w:p>
          <w:p w14:paraId="17CC6DB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FC2可以通过FC3广播信息获得FC1状态；</w:t>
            </w:r>
          </w:p>
          <w:p w14:paraId="11A1846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FC1可以正常获得FC2状态。</w:t>
            </w:r>
          </w:p>
          <w:p w14:paraId="1659296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FC3错误/失效后，FC1基于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[Cond1]&amp;[Cond2]升级为主控。</w:t>
            </w:r>
          </w:p>
          <w:p w14:paraId="07BB7F4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FC2无法再从FC3获得FC1状态信息，</w:t>
            </w:r>
          </w:p>
          <w:p w14:paraId="3511FC1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[Cond1]&amp;[Cond3]升级为主控。</w:t>
            </w:r>
          </w:p>
          <w:p w14:paraId="3DA60CC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出现FC1、FC2双主，余度管理失效。</w:t>
            </w:r>
          </w:p>
        </w:tc>
        <w:tc>
          <w:tcPr>
            <w:tcW w:w="4164" w:type="dxa"/>
            <w:shd w:val="clear" w:color="auto" w:fill="auto"/>
            <w:vAlign w:val="top"/>
          </w:tcPr>
          <w:p w14:paraId="5EEB397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【SQ3】两个备用余度之间单项通信失效叠加主控余度错误/失效的导致余度管理失效概率应小于10E-8</w:t>
            </w:r>
          </w:p>
        </w:tc>
      </w:tr>
    </w:tbl>
    <w:p w14:paraId="4227738A">
      <w:pP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19E7B9ED">
      <w:pP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br w:type="page"/>
      </w:r>
    </w:p>
    <w:p w14:paraId="181EFE81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5" w:name="_Toc24072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两条链路断开（两条独立链路（分属2个不同Tx））</w:t>
      </w:r>
      <w:bookmarkEnd w:id="15"/>
    </w:p>
    <w:p w14:paraId="43974D2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故障编号RF010202</w:t>
      </w:r>
    </w:p>
    <w:p w14:paraId="51A9592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故障特征两条链路。</w:t>
      </w:r>
    </w:p>
    <w:p w14:paraId="2C17C0E8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组合说明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</w:tblGrid>
      <w:tr w14:paraId="207D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049D665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L1+L3：Rx21+Rx12</w:t>
            </w:r>
          </w:p>
        </w:tc>
      </w:tr>
      <w:tr w14:paraId="1EFC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3A29AF1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L1+L4：Rx21+Rx32</w:t>
            </w:r>
          </w:p>
        </w:tc>
      </w:tr>
      <w:tr w14:paraId="72D58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76F935E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L1+L5：Rx21+Rx13</w:t>
            </w:r>
          </w:p>
        </w:tc>
      </w:tr>
      <w:tr w14:paraId="4A9D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261E2C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L1+L6：Rx21+Rx23</w:t>
            </w:r>
          </w:p>
        </w:tc>
      </w:tr>
      <w:tr w14:paraId="438A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352A58D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L2+L3：Rx31+Rx12</w:t>
            </w:r>
          </w:p>
        </w:tc>
      </w:tr>
      <w:tr w14:paraId="42BC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53EB2F0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L2+L4：Rx31+Rx32</w:t>
            </w:r>
          </w:p>
        </w:tc>
      </w:tr>
      <w:tr w14:paraId="465A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1F72FCD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L2+L5：Rx31+Rx13</w:t>
            </w:r>
          </w:p>
        </w:tc>
      </w:tr>
      <w:tr w14:paraId="60BA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20285C5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L2+L6：Rx31+Rx23</w:t>
            </w:r>
          </w:p>
        </w:tc>
      </w:tr>
      <w:tr w14:paraId="593A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3EF8D1C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L3+L5：Rx12+Rx13</w:t>
            </w:r>
          </w:p>
        </w:tc>
      </w:tr>
      <w:tr w14:paraId="160A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56C394C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L3+L6：Rx12+Rx23</w:t>
            </w:r>
          </w:p>
        </w:tc>
      </w:tr>
      <w:tr w14:paraId="2FDD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696014E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L4+L5：Rx32+Rx13</w:t>
            </w:r>
          </w:p>
        </w:tc>
      </w:tr>
      <w:tr w14:paraId="6DD0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9" w:type="dxa"/>
          </w:tcPr>
          <w:p w14:paraId="29DA2E9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L4+L6：Rx32+Rx23</w:t>
            </w:r>
          </w:p>
        </w:tc>
      </w:tr>
    </w:tbl>
    <w:p w14:paraId="2035E95F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系统影响：两个独立链路中断（如L1+L3→FC2收不到FC1、FC1收不到FC2），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余度可通过第三方中转校验，触发轻度通讯告警，三余度模式仍有效。</w:t>
      </w:r>
    </w:p>
    <w:p w14:paraId="5B3A54C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等效关系说明：均为“两条链路分属不同Tx”，余度对称等效。</w:t>
      </w:r>
    </w:p>
    <w:p w14:paraId="35CC30E1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分析以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L1+L3：Rx21+Rx12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为例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1EED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90A4F8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6CD992B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08C7F31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7CFB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AC833B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42705F2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162D9E3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3B02CC1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32BF774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1906CCE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Rx21+Rx12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3973" w:type="dxa"/>
          </w:tcPr>
          <w:p w14:paraId="1A45507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714A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9BBCB6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72C54B0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1AB61B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4177095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50E4D86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16747CD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FC1错误/失效后，FC3先获得FC1失去主控能力，广播通知到FC2，FC1离线。FC2基于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</w:t>
            </w:r>
          </w:p>
        </w:tc>
        <w:tc>
          <w:tcPr>
            <w:tcW w:w="3973" w:type="dxa"/>
          </w:tcPr>
          <w:p w14:paraId="3F46669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B59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4F34B19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3FEE486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2130F89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0326ED1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59487B5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409BFF9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Rx21+Rx12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3973" w:type="dxa"/>
          </w:tcPr>
          <w:p w14:paraId="3E7B305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423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209C23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492CCE8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6BCBB88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5B10245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6DFA1F9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7F86842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错误/失效后，FC3先获得FC2失去主控能力，广播通知到FC1，FC2离线。</w:t>
            </w:r>
          </w:p>
          <w:p w14:paraId="2F42CB7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</w:t>
            </w:r>
          </w:p>
        </w:tc>
        <w:tc>
          <w:tcPr>
            <w:tcW w:w="3973" w:type="dxa"/>
            <w:vAlign w:val="top"/>
          </w:tcPr>
          <w:p w14:paraId="02EAD7A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80F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31580D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7BE66A0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2694D29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7B27364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5127BDD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7961E80F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Rx21+Rx12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中断对系统余度管理没有影响。</w:t>
            </w:r>
          </w:p>
        </w:tc>
        <w:tc>
          <w:tcPr>
            <w:tcW w:w="3973" w:type="dxa"/>
            <w:shd w:val="clear" w:color="auto" w:fill="auto"/>
            <w:vAlign w:val="top"/>
          </w:tcPr>
          <w:p w14:paraId="7F4BAB6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C0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E3A3EA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725CB61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Rx21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获得FC1状态；</w:t>
            </w:r>
          </w:p>
          <w:p w14:paraId="0982D61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FC1无法通过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Rx12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lang w:val="en-US" w:eastAsia="zh-CN" w:bidi="ar-SA"/>
              </w:rPr>
              <w:t>获得FC2状态；</w:t>
            </w:r>
          </w:p>
          <w:p w14:paraId="4D0BBA9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FC2通过FC3获得FC1状态，</w:t>
            </w:r>
          </w:p>
          <w:p w14:paraId="0A5AB7B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FC1通过FC3获得FC2状态；</w:t>
            </w:r>
          </w:p>
          <w:p w14:paraId="3F0CCED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FC3错误/失效后，FC1失去FC2信息，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[Cond1]&amp;[Cond2]升级为主控。</w:t>
            </w:r>
          </w:p>
          <w:p w14:paraId="7519396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FC2失去FC1信息，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[Cond1]&amp;[Cond2]升级为主控。</w:t>
            </w:r>
          </w:p>
        </w:tc>
        <w:tc>
          <w:tcPr>
            <w:tcW w:w="3973" w:type="dxa"/>
          </w:tcPr>
          <w:p w14:paraId="51988A8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【SQ3】两个备用余度之间单项通信失效叠加主控余度错误/失效的导致余度管理失效概率应小于10E-8</w:t>
            </w:r>
          </w:p>
        </w:tc>
      </w:tr>
    </w:tbl>
    <w:p w14:paraId="46A29095">
      <w:pPr>
        <w:widowControl w:val="0"/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790563C8">
      <w:pP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br w:type="page"/>
      </w:r>
    </w:p>
    <w:p w14:paraId="3DB6A548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6" w:name="_Toc3070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两条链路断开（两条同属1个Tx的链路（如Tx1的L1+L2））</w:t>
      </w:r>
      <w:bookmarkEnd w:id="16"/>
    </w:p>
    <w:p w14:paraId="0CD2B58C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故障编号RF010203</w:t>
      </w:r>
    </w:p>
    <w:p w14:paraId="57F0106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故障特征两条链路。</w:t>
      </w:r>
    </w:p>
    <w:p w14:paraId="53931493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0"/>
      </w:tblGrid>
      <w:tr w14:paraId="79FF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30" w:type="dxa"/>
          </w:tcPr>
          <w:p w14:paraId="71410EF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L1+L2：Tx1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或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Rx21+Rx31</w:t>
            </w:r>
          </w:p>
        </w:tc>
      </w:tr>
      <w:tr w14:paraId="73E7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30" w:type="dxa"/>
          </w:tcPr>
          <w:p w14:paraId="74C67D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L3+L4：Tx2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或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Rx12+Rx32</w:t>
            </w:r>
          </w:p>
        </w:tc>
      </w:tr>
      <w:tr w14:paraId="5BCD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30" w:type="dxa"/>
          </w:tcPr>
          <w:p w14:paraId="0FA11A7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L5+L6：Tx3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或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Rx13+Rx23</w:t>
            </w:r>
          </w:p>
        </w:tc>
      </w:tr>
    </w:tbl>
    <w:p w14:paraId="3D44F12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系统影响：某一余度无法向其他两余度发送状态（如Tx1故障→FC2、FC3收不到FC1），但仍能接收外部状态，系统标记该余度为“待校验”，依赖另外两余度互校。</w:t>
      </w:r>
    </w:p>
    <w:p w14:paraId="73FA2FF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等效关系说明：均为“同一Tx的两条链路全断”，Tx故障与对应两个Rx故障等效。。</w:t>
      </w:r>
    </w:p>
    <w:p w14:paraId="3D68A5E0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分析以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L1+L2：Tx1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或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Rx21+Rx31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为例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0399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718B9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3142899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6195392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4F73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9BEBCB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2EEA64F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2588030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16B61EF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双主，余度管理失效。</w:t>
            </w:r>
          </w:p>
        </w:tc>
        <w:tc>
          <w:tcPr>
            <w:tcW w:w="3973" w:type="dxa"/>
          </w:tcPr>
          <w:p w14:paraId="6F1EA5A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【SQ3】不应存在单点失效，导致单个余度无法向其他余度发送自身信息。</w:t>
            </w:r>
          </w:p>
        </w:tc>
      </w:tr>
      <w:tr w14:paraId="2360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0BA8E75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0EA3174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2C5DF92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</w:t>
            </w:r>
          </w:p>
          <w:p w14:paraId="594B300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出现FC1、FC2双主，余度管理失效</w:t>
            </w:r>
          </w:p>
          <w:p w14:paraId="3B81DFF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FC1错误/失效后，FC2保持主余度。</w:t>
            </w:r>
          </w:p>
        </w:tc>
        <w:tc>
          <w:tcPr>
            <w:tcW w:w="3973" w:type="dxa"/>
          </w:tcPr>
          <w:p w14:paraId="5FBA2A8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D2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566162E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344B720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4710E0C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FC1可以正常获得FC2、FC3状态信息</w:t>
            </w:r>
          </w:p>
          <w:p w14:paraId="4BB19A2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Tx1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故障不影响余度管理</w:t>
            </w:r>
          </w:p>
        </w:tc>
        <w:tc>
          <w:tcPr>
            <w:tcW w:w="3973" w:type="dxa"/>
          </w:tcPr>
          <w:p w14:paraId="16AC27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75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C474CE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388582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4149159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FC1可以正常获得FC2、FC3状态信息</w:t>
            </w:r>
          </w:p>
          <w:p w14:paraId="2EFB703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FC2错误/失效后，FC1基于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 升为主控</w:t>
            </w:r>
          </w:p>
          <w:p w14:paraId="630DF08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FC3基于[Cond1]&amp;[Cond2]升为主控。且FC1知道FC2为主控、FC2不知道FC1为主控。</w:t>
            </w:r>
          </w:p>
          <w:p w14:paraId="2AB3D30D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出现FC1、FC3双主控场景，余度管理失效</w:t>
            </w:r>
          </w:p>
          <w:p w14:paraId="6CED9E6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3" w:type="dxa"/>
            <w:vAlign w:val="top"/>
          </w:tcPr>
          <w:p w14:paraId="4F69E05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C22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F84183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591F8E6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3C6B624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[Cond1]&amp;[Cond2]升级为主控</w:t>
            </w:r>
          </w:p>
          <w:p w14:paraId="4E3EC1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出现FC1、FC2双主，余度管理失效</w:t>
            </w:r>
          </w:p>
          <w:p w14:paraId="6116FCC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FC1错误/失效后，FC2保持主余度。</w:t>
            </w:r>
          </w:p>
        </w:tc>
        <w:tc>
          <w:tcPr>
            <w:tcW w:w="3973" w:type="dxa"/>
            <w:shd w:val="clear" w:color="auto" w:fill="auto"/>
            <w:vAlign w:val="top"/>
          </w:tcPr>
          <w:p w14:paraId="5CD7C4A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BC4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46F759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3C42B8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FC2、FC3无法获取FC1状态信息；</w:t>
            </w:r>
          </w:p>
          <w:p w14:paraId="2C466B1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FC1可以正常获得FC2、FC3状态信息</w:t>
            </w:r>
          </w:p>
          <w:p w14:paraId="21C5C12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FC2错误/失效后，FC1基于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 升为主控</w:t>
            </w:r>
          </w:p>
          <w:p w14:paraId="47A398F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FC2基于[Cond1]&amp;[Cond2]升为主控。</w:t>
            </w:r>
          </w:p>
          <w:p w14:paraId="045DAF9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出现FC1、FC3双主控场景，且FC1知道FC3为主控、FC3不知道FC1为主控。余度管理失效</w:t>
            </w:r>
          </w:p>
        </w:tc>
        <w:tc>
          <w:tcPr>
            <w:tcW w:w="3973" w:type="dxa"/>
          </w:tcPr>
          <w:p w14:paraId="39C876E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AE146F7">
      <w:pPr>
        <w:widowControl w:val="0"/>
        <w:numPr>
          <w:ilvl w:val="0"/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04B6C599">
      <w:pPr>
        <w:widowControl w:val="0"/>
        <w:numPr>
          <w:ilvl w:val="0"/>
          <w:numId w:val="0"/>
        </w:numPr>
        <w:spacing w:after="0" w:line="360" w:lineRule="auto"/>
        <w:ind w:leftChars="0" w:firstLine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</w:p>
    <w:p w14:paraId="4F26759D">
      <w:pP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  <w:br w:type="page"/>
      </w:r>
    </w:p>
    <w:p w14:paraId="4340A55B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7" w:name="_Toc26672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三条链路断开（</w:t>
      </w: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3条链路（Tx1、Tx2、Tx3各1条））</w:t>
      </w:r>
      <w:bookmarkEnd w:id="17"/>
    </w:p>
    <w:p w14:paraId="6E75330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故障编号RF010304</w:t>
      </w:r>
    </w:p>
    <w:p w14:paraId="1EEDCC7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故障特征三条链路（Tx1、Tx2、Tx3各1条）。</w:t>
      </w:r>
    </w:p>
    <w:p w14:paraId="73F815E8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3"/>
      </w:tblGrid>
      <w:tr w14:paraId="2706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3BE8F1C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L1+L3+L5：Rx21+Rx12+Rx13</w:t>
            </w:r>
          </w:p>
        </w:tc>
      </w:tr>
      <w:tr w14:paraId="3B84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41889CE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L1+L3+L6：Rx21+Rx12+Rx23</w:t>
            </w:r>
          </w:p>
        </w:tc>
      </w:tr>
      <w:tr w14:paraId="0AF7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10AE582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L1+L4+L5：Rx21+Rx32+Rx13</w:t>
            </w:r>
          </w:p>
        </w:tc>
      </w:tr>
      <w:tr w14:paraId="5A7F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3DFEBD9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L1+L4+L6：Rx21+Rx32+Rx23</w:t>
            </w:r>
          </w:p>
        </w:tc>
      </w:tr>
      <w:tr w14:paraId="1CF2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6DA9E73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L2+L3+L5：Rx31+Rx12+Rx13</w:t>
            </w:r>
          </w:p>
        </w:tc>
      </w:tr>
      <w:tr w14:paraId="1959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15EE216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L2+L3+L6：Rx31+Rx12+Rx23</w:t>
            </w:r>
          </w:p>
        </w:tc>
      </w:tr>
      <w:tr w14:paraId="2478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0D79EC2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L2+L4+L5：Rx31+Rx32+Rx13</w:t>
            </w:r>
          </w:p>
        </w:tc>
      </w:tr>
      <w:tr w14:paraId="286F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3" w:type="dxa"/>
          </w:tcPr>
          <w:p w14:paraId="794A3DA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L2+L4+L6：Rx31+Rx32+Rx23</w:t>
            </w:r>
          </w:p>
        </w:tc>
      </w:tr>
    </w:tbl>
    <w:p w14:paraId="7F03F083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系统影响：每个余度各缺失1条外部状态（如L1+L3+L5→FC2收不到FC1、FC1收不到FC2、FC1收不到FC3），需通过第三方中转校验，触发数据同步延迟告警。</w:t>
      </w:r>
    </w:p>
    <w:p w14:paraId="014F22E4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等效关系说明：均为“同一Tx的两条链路全断”，Tx故障与对应两个Rx故障等效。</w:t>
      </w:r>
    </w:p>
    <w:p w14:paraId="54CD85D3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分析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L1+L3+L5：Rx21+Rx12+Rx13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为例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2EC4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ECB72E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1B48126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5DD83E8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12CF3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8FEBD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4C5AFD9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0F13590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FC1收不到FC3状态。</w:t>
            </w:r>
          </w:p>
          <w:p w14:paraId="407E155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FC1正常时，FC2，FC3保持备控，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Rx21+Rx12+Rx13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故障不影响余度管理</w:t>
            </w:r>
          </w:p>
        </w:tc>
        <w:tc>
          <w:tcPr>
            <w:tcW w:w="3973" w:type="dxa"/>
          </w:tcPr>
          <w:p w14:paraId="6C0D907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7F42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6E03B8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27B9FA8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3506DB8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FC1收不到FC3状态。</w:t>
            </w:r>
          </w:p>
          <w:p w14:paraId="068F61B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 FC2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基于[Cond1]&amp;[Cond2]升为主控。</w:t>
            </w:r>
          </w:p>
          <w:p w14:paraId="6A56289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3973" w:type="dxa"/>
          </w:tcPr>
          <w:p w14:paraId="1A9C034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17C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6F39F3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68262A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569EB9B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FC1收不到FC3状态。</w:t>
            </w:r>
          </w:p>
          <w:p w14:paraId="243A964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FC2正常时，FC1，FC3保持备控，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Rx21+Rx12+Rx13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故障不影响余度管理</w:t>
            </w:r>
          </w:p>
        </w:tc>
        <w:tc>
          <w:tcPr>
            <w:tcW w:w="3973" w:type="dxa"/>
          </w:tcPr>
          <w:p w14:paraId="2919F38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3B4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6B8D52A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4302784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34C8F5C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FC1收不到FC3状态。</w:t>
            </w:r>
          </w:p>
          <w:p w14:paraId="0591845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后，FC1通过FC3获得得到FC2故障信息。</w:t>
            </w:r>
          </w:p>
          <w:p w14:paraId="0E9630D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FC1基于[Cond1]&amp;[Cond2]升为主控。</w:t>
            </w:r>
          </w:p>
          <w:p w14:paraId="0BBD90E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FC3保持备控。</w:t>
            </w:r>
          </w:p>
        </w:tc>
        <w:tc>
          <w:tcPr>
            <w:tcW w:w="3973" w:type="dxa"/>
            <w:vAlign w:val="top"/>
          </w:tcPr>
          <w:p w14:paraId="00422AC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301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3B6B83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76B9EF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2F93CB4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FC1收不到FC3状态。</w:t>
            </w:r>
          </w:p>
          <w:p w14:paraId="30FBF97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FC1处于非同步状态，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FC1基于[Cond1]&amp;[Cond3]升为主控。</w:t>
            </w:r>
          </w:p>
          <w:p w14:paraId="5D701C2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出现FC1、FC3双主控，余度管理失效</w:t>
            </w:r>
          </w:p>
        </w:tc>
        <w:tc>
          <w:tcPr>
            <w:tcW w:w="3973" w:type="dxa"/>
            <w:shd w:val="clear" w:color="auto" w:fill="auto"/>
            <w:vAlign w:val="top"/>
          </w:tcPr>
          <w:p w14:paraId="32D6B47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9A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CC5076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4530F17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FC1、FC2无法直接获取对方状态，均需要通过FC3转发对方状态；</w:t>
            </w:r>
          </w:p>
          <w:p w14:paraId="6B0A49B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FC1收不到FC3状态。</w:t>
            </w:r>
          </w:p>
          <w:p w14:paraId="444FCE3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FC1处于非同步状态，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FC1基于[Cond1]&amp;[Cond3]升为主控。</w:t>
            </w:r>
          </w:p>
          <w:p w14:paraId="0AAFE9C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出现FC1、FC3双主控，余度管理失效</w:t>
            </w:r>
          </w:p>
          <w:p w14:paraId="4FCFCE8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错误/失效后，FC2基于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[Cond1]&amp;[Cond2]升为主控，出现FC1，FC2双主控</w:t>
            </w:r>
          </w:p>
        </w:tc>
        <w:tc>
          <w:tcPr>
            <w:tcW w:w="3973" w:type="dxa"/>
          </w:tcPr>
          <w:p w14:paraId="7B96BED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2EB5471">
      <w:pPr>
        <w:widowControl w:val="0"/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7557ECA3">
      <w:pPr>
        <w:widowControl w:val="0"/>
        <w:numPr>
          <w:ilvl w:val="0"/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5AEF5FB9">
      <w:pP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  <w:br w:type="page"/>
      </w:r>
    </w:p>
    <w:p w14:paraId="15433994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8" w:name="_Toc3599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三条链路断开（3条链路（1个Tx的2条+另1个Tx的1条））</w:t>
      </w:r>
      <w:bookmarkEnd w:id="18"/>
    </w:p>
    <w:p w14:paraId="106B2698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故障编号RF010305</w:t>
      </w:r>
    </w:p>
    <w:p w14:paraId="441D2B2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故障特征三条链路（1个Tx的2条+另1个Tx的1条）。</w:t>
      </w:r>
    </w:p>
    <w:p w14:paraId="1EC88D1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5"/>
      </w:tblGrid>
      <w:tr w14:paraId="5BEB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441500E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L1+L2+L3：Tx1+Rx12、Rx21+Rx31+Rx12</w:t>
            </w:r>
          </w:p>
        </w:tc>
      </w:tr>
      <w:tr w14:paraId="777A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550DA3C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L1+L2+L4：Tx1+Rx32、Rx21+Rx31+Rx32</w:t>
            </w:r>
          </w:p>
        </w:tc>
      </w:tr>
      <w:tr w14:paraId="79EF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3AEC8CF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L3+L4+L1：Tx2+Rx21、Rx12+Rx32+Rx21</w:t>
            </w:r>
          </w:p>
        </w:tc>
      </w:tr>
      <w:tr w14:paraId="431E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6EBA511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L3+L4+L2：Tx2+Rx31、Rx12+Rx32+Rx31</w:t>
            </w:r>
          </w:p>
        </w:tc>
      </w:tr>
      <w:tr w14:paraId="5A99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32CFD62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L5+L6+L1：Tx3+Rx21、Rx13+Rx23+Rx21</w:t>
            </w:r>
          </w:p>
        </w:tc>
      </w:tr>
      <w:tr w14:paraId="2470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76A96DA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L5+L6+L2：Tx3+Rx31、Rx13+Rx23+Rx31</w:t>
            </w:r>
          </w:p>
        </w:tc>
      </w:tr>
      <w:tr w14:paraId="3026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5FE24FF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L5+L6+L3：Tx3+Rx12、Rx13+Rx23+Rx12</w:t>
            </w:r>
          </w:p>
        </w:tc>
      </w:tr>
      <w:tr w14:paraId="5632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5" w:type="dxa"/>
          </w:tcPr>
          <w:p w14:paraId="646D83F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L5+L6+L4：Tx3+Rx32、Rx13+Rx23+Rx32</w:t>
            </w:r>
          </w:p>
        </w:tc>
      </w:tr>
    </w:tbl>
    <w:p w14:paraId="5E04D617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系统影响：某一余度无法对外发送+另一余度单链路中断（如Tx1+Rx12→FC1失效且收不到FC2）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DFD9F1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等效关系说明：均为“1个Tx全链路+另1个Tx1条链路中断”，余度对称等效。</w:t>
      </w:r>
    </w:p>
    <w:p w14:paraId="7FAE9F3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分析以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L1+L2+L3：Tx1+Rx12为例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6CA3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CA9E88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79227D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67BEDA5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0BF9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4DD3FE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7FC2D38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FC2，FC3 无法获取FC1状态</w:t>
            </w:r>
          </w:p>
          <w:p w14:paraId="4303C54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6E7480B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处于非同步状态，基于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FC1和FC2双主控状态，余度管理失效</w:t>
            </w:r>
          </w:p>
        </w:tc>
        <w:tc>
          <w:tcPr>
            <w:tcW w:w="3973" w:type="dxa"/>
          </w:tcPr>
          <w:p w14:paraId="4AE6B2A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5884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194A60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65B422C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FC2，FC3 无法获取FC1状态</w:t>
            </w:r>
          </w:p>
          <w:p w14:paraId="1CCC179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5F5620A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FC2处于非同步状态，基于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FC1和FC2双主控状态，余度管理失效。</w:t>
            </w:r>
          </w:p>
          <w:p w14:paraId="71690BE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FC1错误/失效后，FC2保持主控，双主现象消失。</w:t>
            </w:r>
          </w:p>
        </w:tc>
        <w:tc>
          <w:tcPr>
            <w:tcW w:w="3973" w:type="dxa"/>
          </w:tcPr>
          <w:p w14:paraId="2414A81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14B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34F17A2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2255AEE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FC2，FC3 无法获取FC1状态</w:t>
            </w:r>
          </w:p>
          <w:p w14:paraId="2E8B834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24E2BDA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FC2正常情况下，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Tx1+Rx12故障不影响余度管理。</w:t>
            </w:r>
          </w:p>
        </w:tc>
        <w:tc>
          <w:tcPr>
            <w:tcW w:w="3973" w:type="dxa"/>
          </w:tcPr>
          <w:p w14:paraId="6F45721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90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A9F0AE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019C1AB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FC2，FC3 无法获取FC1状态</w:t>
            </w:r>
          </w:p>
          <w:p w14:paraId="54FEEE2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4BA7907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，</w:t>
            </w:r>
          </w:p>
          <w:p w14:paraId="296BCFC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</w:t>
            </w:r>
          </w:p>
          <w:p w14:paraId="663DEE4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FC3基于[Cond1]&amp;[Cond3]升为主控</w:t>
            </w:r>
          </w:p>
          <w:p w14:paraId="26FD885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出现FC1,FC3双主控，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余度管理失效</w:t>
            </w:r>
          </w:p>
        </w:tc>
        <w:tc>
          <w:tcPr>
            <w:tcW w:w="3973" w:type="dxa"/>
            <w:vAlign w:val="top"/>
          </w:tcPr>
          <w:p w14:paraId="2078A7F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8A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77DDBF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4616DF7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FC2，FC3 无法获取FC1状态</w:t>
            </w:r>
          </w:p>
          <w:p w14:paraId="42A8A04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745C4DB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FC3正常情况下，Tx1+Rx12故障不影响余度管理。</w:t>
            </w:r>
          </w:p>
        </w:tc>
        <w:tc>
          <w:tcPr>
            <w:tcW w:w="3973" w:type="dxa"/>
            <w:shd w:val="clear" w:color="auto" w:fill="auto"/>
            <w:vAlign w:val="top"/>
          </w:tcPr>
          <w:p w14:paraId="7EE5A4B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114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26B06A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34C789C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FC2，FC3 无法获取FC1状态</w:t>
            </w:r>
          </w:p>
          <w:p w14:paraId="26A29E7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FC1无法直接获取FC2状态可以通过FC3获取FC2状态。</w:t>
            </w:r>
          </w:p>
          <w:p w14:paraId="5B84178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FC3正常情况下，Tx1+Rx12故障不影响余度管理。</w:t>
            </w:r>
          </w:p>
        </w:tc>
        <w:tc>
          <w:tcPr>
            <w:tcW w:w="3973" w:type="dxa"/>
          </w:tcPr>
          <w:p w14:paraId="0C7A065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74821D9">
      <w:pPr>
        <w:widowControl w:val="0"/>
        <w:numPr>
          <w:ilvl w:val="0"/>
          <w:numId w:val="0"/>
        </w:numPr>
        <w:spacing w:after="0" w:line="360" w:lineRule="auto"/>
        <w:ind w:leftChars="0" w:firstLine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</w:p>
    <w:p w14:paraId="1B2BF36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C396E02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19" w:name="_Toc26369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四条链路断开（（1个Tx的2条+另2个Tx各1条））</w:t>
      </w:r>
      <w:bookmarkEnd w:id="19"/>
    </w:p>
    <w:p w14:paraId="31D86C4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故障编号RF010406</w:t>
      </w:r>
    </w:p>
    <w:p w14:paraId="618C9C4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故障特征四条链路（1个Tx的2条+另2个Tx各1条）。</w:t>
      </w:r>
    </w:p>
    <w:p w14:paraId="1C58B76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5"/>
      </w:tblGrid>
      <w:tr w14:paraId="79C2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7108EC9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L1+L2+L3+L5：Tx1+Rx12+Rx13、Rx21+Rx31+Rx12+Rx13</w:t>
            </w:r>
          </w:p>
        </w:tc>
      </w:tr>
      <w:tr w14:paraId="41CA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72EFF26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L1+L2+L3+L6：Tx1+Rx12+Rx23、Rx21+Rx31+Rx12+Rx23</w:t>
            </w:r>
          </w:p>
        </w:tc>
      </w:tr>
      <w:tr w14:paraId="413B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0F2F262D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L1+L2+L4+L5：Tx1+Rx32+Rx13、Rx21+Rx31+Rx32+Rx13</w:t>
            </w:r>
          </w:p>
        </w:tc>
      </w:tr>
      <w:tr w14:paraId="6277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5671502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L1+L2+L4+L6：Tx1+Rx32+Rx23、Rx21+Rx31+Rx32+Rx23</w:t>
            </w:r>
          </w:p>
        </w:tc>
      </w:tr>
      <w:tr w14:paraId="68A0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48A4A37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L3+L4+L1+L5：Tx2+Rx21+Rx13、Rx12+Rx32+Rx21+Rx13</w:t>
            </w:r>
          </w:p>
        </w:tc>
      </w:tr>
      <w:tr w14:paraId="3863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3F9189E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L3+L4+L1+L6：Tx2+Rx21+Rx23、Rx12+Rx32+Rx21+Rx23</w:t>
            </w:r>
          </w:p>
        </w:tc>
      </w:tr>
      <w:tr w14:paraId="1DEA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73F6675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L3+L4+L2+L5：Tx2+Rx31+Rx13、Rx12+Rx32+Rx31+Rx13</w:t>
            </w:r>
          </w:p>
        </w:tc>
      </w:tr>
      <w:tr w14:paraId="079B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5178322F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L3+L4+L2+L6：Tx2+Rx31+Rx23、Rx12+Rx32+Rx31+Rx23</w:t>
            </w:r>
          </w:p>
        </w:tc>
      </w:tr>
      <w:tr w14:paraId="76E5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2329C7B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L5+L6+L1+L3：Tx3+Rx21+Rx12、Rx13+Rx23+Rx21+Rx12</w:t>
            </w:r>
          </w:p>
        </w:tc>
      </w:tr>
      <w:tr w14:paraId="734C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75087B0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L5+L6+L1+L4：Tx3+Rx21+Rx32、Rx13+Rx23+Rx21+Rx32</w:t>
            </w:r>
          </w:p>
        </w:tc>
      </w:tr>
      <w:tr w14:paraId="0AF6F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6926DDC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L5+L6+L2+L3：Tx3+Rx31+Rx12、Rx13+Rx23+Rx31+Rx12</w:t>
            </w:r>
          </w:p>
        </w:tc>
      </w:tr>
      <w:tr w14:paraId="7C10D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5" w:type="dxa"/>
          </w:tcPr>
          <w:p w14:paraId="0F4B764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L5+L6+L2+L4：Tx3+Rx31+Rx32、Rx13+Rx23+Rx31+Rx32</w:t>
            </w:r>
          </w:p>
        </w:tc>
      </w:tr>
    </w:tbl>
    <w:p w14:paraId="08FA531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系统影响：某一余度“无法侦听+无法广播”（如Tx1+Rx12+Rx13→FC1发不出且收不到FC2、FC3），仅剩另外两余度互校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8EE9827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等效关系说明：均为“1个Tx全链路+另2个Tx各1条链路中断”，余度对称等效。</w:t>
      </w:r>
    </w:p>
    <w:p w14:paraId="44073F3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分析以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L1+L2+L3+L5：Tx1+Rx12+Rx13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为例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6182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8E78D2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0E5D3D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4427B5A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46DD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A2B8DC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702A665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4E461B5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13FAA57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6CE974E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FC1判断FC2/FC3离线，保持主控</w:t>
            </w:r>
          </w:p>
          <w:p w14:paraId="7456EAE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FC2失去同步，基于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[Cond1]&amp;[Cond3]升为主控，出现FC1、FC2双主，余度管理失效。</w:t>
            </w:r>
          </w:p>
        </w:tc>
        <w:tc>
          <w:tcPr>
            <w:tcW w:w="3973" w:type="dxa"/>
          </w:tcPr>
          <w:p w14:paraId="5507BD6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21EE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41BFE4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58A76EA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441DF0A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739501B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01D066D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FC1判断FC2/FC3离线，保持主控</w:t>
            </w:r>
          </w:p>
          <w:p w14:paraId="517D469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FC2失去同步，基于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[Cond1]&amp;[Cond3]升为主控，出现FC1、FC2双主，余度管理失效。</w:t>
            </w:r>
          </w:p>
          <w:p w14:paraId="7D8A5FB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错误/失效后，FC2单主控。余度管理恢复</w:t>
            </w:r>
          </w:p>
        </w:tc>
        <w:tc>
          <w:tcPr>
            <w:tcW w:w="3973" w:type="dxa"/>
          </w:tcPr>
          <w:p w14:paraId="14FD384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61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25778C8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462CE10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57E8F1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4A8A381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1E6FE57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</w:tc>
        <w:tc>
          <w:tcPr>
            <w:tcW w:w="3973" w:type="dxa"/>
          </w:tcPr>
          <w:p w14:paraId="6A5CE0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13E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5DE9BB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1C556ED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3CAE4D0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44F6A83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  <w:p w14:paraId="4BCDD1A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，FC3基于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</w:tc>
        <w:tc>
          <w:tcPr>
            <w:tcW w:w="3973" w:type="dxa"/>
            <w:vAlign w:val="top"/>
          </w:tcPr>
          <w:p w14:paraId="22EE63B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3E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2131B7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73E06EF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7A3ADD3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7F60DB1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  <w:p w14:paraId="3AC5A2B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73" w:type="dxa"/>
            <w:shd w:val="clear" w:color="auto" w:fill="auto"/>
            <w:vAlign w:val="top"/>
          </w:tcPr>
          <w:p w14:paraId="30D931E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1653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663940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5389EAD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4414AB7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2987E64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  <w:p w14:paraId="0896A1D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</w:tc>
        <w:tc>
          <w:tcPr>
            <w:tcW w:w="3973" w:type="dxa"/>
          </w:tcPr>
          <w:p w14:paraId="23A7199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E4A0853">
      <w:pPr>
        <w:rPr>
          <w:rFonts w:ascii="Times New Roman" w:hAnsi="Times New Roman" w:eastAsia="宋体"/>
        </w:rPr>
      </w:pPr>
    </w:p>
    <w:p w14:paraId="3B1D2DF2">
      <w:pPr>
        <w:rPr>
          <w:rFonts w:ascii="Times New Roman" w:hAnsi="Times New Roman" w:eastAsia="宋体"/>
        </w:rPr>
      </w:pPr>
    </w:p>
    <w:p w14:paraId="51801F6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47F6E40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0" w:name="_Toc20142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四条链路断开（2个Tx各2条）</w:t>
      </w:r>
      <w:bookmarkEnd w:id="20"/>
    </w:p>
    <w:p w14:paraId="167959F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故障编号RF010407</w:t>
      </w:r>
    </w:p>
    <w:p w14:paraId="4BDBF25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故障特征四条链路（2个Tx各2条）。</w:t>
      </w:r>
    </w:p>
    <w:p w14:paraId="521DF65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0"/>
      </w:tblGrid>
      <w:tr w14:paraId="4AA9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0" w:type="dxa"/>
          </w:tcPr>
          <w:p w14:paraId="39E8D10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L1+L2+L3+L4：Tx1+Tx2、Rx21+Rx31+Rx12+Rx32</w:t>
            </w:r>
          </w:p>
        </w:tc>
      </w:tr>
      <w:tr w14:paraId="6EEC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0" w:type="dxa"/>
          </w:tcPr>
          <w:p w14:paraId="369157B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L1+L2+L5+L6：Tx1+Tx3、Rx21+Rx31+Rx13+Rx23</w:t>
            </w:r>
          </w:p>
        </w:tc>
      </w:tr>
      <w:tr w14:paraId="6EA8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0" w:type="dxa"/>
          </w:tcPr>
          <w:p w14:paraId="0A8A46A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L3+L4+L5+L6：Tx2+Tx3、Rx12+Rx32+Rx13+Rx23</w:t>
            </w:r>
          </w:p>
        </w:tc>
      </w:tr>
    </w:tbl>
    <w:p w14:paraId="03146818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系统影响：两个余度无法广播（如Tx1+Tx2→FC1、FC2无法对外发送）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9C623E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等效关系说明：均为“2个Tx全链路中断”，余度对称等效。</w:t>
      </w:r>
    </w:p>
    <w:p w14:paraId="47649EAE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6A24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F80347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4427" w:type="dxa"/>
          </w:tcPr>
          <w:p w14:paraId="6191C0C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0F8817B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106B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6D9FED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4427" w:type="dxa"/>
          </w:tcPr>
          <w:p w14:paraId="1FFC677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02FBE3A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39C82B6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7A8957A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FC1判断FC2/FC3离线，保持主控</w:t>
            </w:r>
          </w:p>
          <w:p w14:paraId="23C3B1B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FC2失去同步，基于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[Cond1]&amp;[Cond3]升为主控，出现FC1、FC2双主，余度管理失效。</w:t>
            </w:r>
          </w:p>
        </w:tc>
        <w:tc>
          <w:tcPr>
            <w:tcW w:w="3973" w:type="dxa"/>
          </w:tcPr>
          <w:p w14:paraId="74B67E9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75B2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D5972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4427" w:type="dxa"/>
          </w:tcPr>
          <w:p w14:paraId="749BE2B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586533A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21830BB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100E804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FC1判断FC2/FC3离线，保持主控</w:t>
            </w:r>
          </w:p>
          <w:p w14:paraId="1E2D616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FC2失去同步，基于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[Cond1]&amp;[Cond3]升为主控，出现FC1、FC2双主，余度管理失效。</w:t>
            </w:r>
          </w:p>
          <w:p w14:paraId="7C2620A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错误/失效后，FC2单主控。余度管理恢复</w:t>
            </w:r>
          </w:p>
        </w:tc>
        <w:tc>
          <w:tcPr>
            <w:tcW w:w="3973" w:type="dxa"/>
          </w:tcPr>
          <w:p w14:paraId="02657F4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23E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3578360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4427" w:type="dxa"/>
          </w:tcPr>
          <w:p w14:paraId="79CE2F0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356DC0D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70FEE49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FC1正常情况下，</w:t>
            </w:r>
          </w:p>
          <w:p w14:paraId="7CB3630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</w:tc>
        <w:tc>
          <w:tcPr>
            <w:tcW w:w="3973" w:type="dxa"/>
          </w:tcPr>
          <w:p w14:paraId="2A3B8DF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77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6CE94B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4427" w:type="dxa"/>
            <w:vAlign w:val="top"/>
          </w:tcPr>
          <w:p w14:paraId="40A4687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5073E00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5FF597A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  <w:p w14:paraId="2B01D89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，FC3基于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</w:tc>
        <w:tc>
          <w:tcPr>
            <w:tcW w:w="3973" w:type="dxa"/>
            <w:vAlign w:val="top"/>
          </w:tcPr>
          <w:p w14:paraId="3EBCA4C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EF3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E63126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6DD8F51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4792EED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127248F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  <w:p w14:paraId="4FB4F2F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73" w:type="dxa"/>
            <w:shd w:val="clear" w:color="auto" w:fill="auto"/>
            <w:vAlign w:val="top"/>
          </w:tcPr>
          <w:p w14:paraId="73D9D48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E3E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B3057C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4427" w:type="dxa"/>
          </w:tcPr>
          <w:p w14:paraId="33C889C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FC1无法获取FC2、FC3状态</w:t>
            </w:r>
          </w:p>
          <w:p w14:paraId="65B444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FC2、FC3无法获取FC1状态；</w:t>
            </w:r>
          </w:p>
          <w:p w14:paraId="12C864ED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FC1判断FC2/FC3离线，基于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[Cond1]&amp;[Cond2]升为主控，出现FC1、FC3双主，余度管理失效。</w:t>
            </w:r>
          </w:p>
          <w:p w14:paraId="0DB5F23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[Cond1]&amp;[Cond2]升为主控，出现FC1、FC2双主，余度管理失效。</w:t>
            </w:r>
          </w:p>
        </w:tc>
        <w:tc>
          <w:tcPr>
            <w:tcW w:w="3973" w:type="dxa"/>
          </w:tcPr>
          <w:p w14:paraId="6E4FE05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962180B">
      <w:pPr>
        <w:rPr>
          <w:rFonts w:ascii="Times New Roman" w:hAnsi="Times New Roman" w:eastAsia="宋体"/>
        </w:rPr>
      </w:pPr>
    </w:p>
    <w:p w14:paraId="3557DBF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BBD9354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1" w:name="_Toc2444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五条链路断开</w:t>
      </w:r>
      <w:bookmarkEnd w:id="21"/>
    </w:p>
    <w:p w14:paraId="66008CF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故障编号RF010508</w:t>
      </w:r>
    </w:p>
    <w:p w14:paraId="254DA79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故障特征五条链路故障</w:t>
      </w:r>
    </w:p>
    <w:p w14:paraId="10058D04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4"/>
      </w:tblGrid>
      <w:tr w14:paraId="7893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584" w:type="dxa"/>
          </w:tcPr>
          <w:p w14:paraId="04E8C67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缺L1（中断L2+L3+L4+L5+L6）：Tx2+Tx3+Rx31</w:t>
            </w:r>
          </w:p>
        </w:tc>
      </w:tr>
      <w:tr w14:paraId="3089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4" w:type="dxa"/>
          </w:tcPr>
          <w:p w14:paraId="02D63B5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缺L2（中断L1+L3+L4+L5+L6）：Tx2+Tx3+Rx21</w:t>
            </w:r>
          </w:p>
        </w:tc>
      </w:tr>
      <w:tr w14:paraId="7790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4" w:type="dxa"/>
          </w:tcPr>
          <w:p w14:paraId="59BC1AB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缺L3（中断L1+L2+L4+L5+L6）：Tx1+Tx3+Rx32</w:t>
            </w:r>
          </w:p>
        </w:tc>
      </w:tr>
      <w:tr w14:paraId="25FE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584" w:type="dxa"/>
          </w:tcPr>
          <w:p w14:paraId="70243D1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缺L4（中断L1+L2+L3+L5+L6）：Tx1+Tx3+Rx12</w:t>
            </w:r>
          </w:p>
        </w:tc>
      </w:tr>
      <w:tr w14:paraId="59E1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4" w:type="dxa"/>
          </w:tcPr>
          <w:p w14:paraId="3F7420CF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缺L5（中断L1+L2+L3+L4+L6）：Tx1+Tx2+Rx23</w:t>
            </w:r>
          </w:p>
        </w:tc>
      </w:tr>
      <w:tr w14:paraId="0C2D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4" w:type="dxa"/>
          </w:tcPr>
          <w:p w14:paraId="1522A69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缺L6（中断L1+L2+L3+L4+L5）：Tx1+Tx2+Rx13</w:t>
            </w:r>
          </w:p>
        </w:tc>
      </w:tr>
      <w:tr w14:paraId="41B7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4" w:type="dxa"/>
          </w:tcPr>
          <w:p w14:paraId="2D8027FF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详细故障组合详见附1</w:t>
            </w:r>
          </w:p>
        </w:tc>
      </w:tr>
    </w:tbl>
    <w:p w14:paraId="3CBE919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系统影响：仅1条链路正常（如缺L1→仅L1正常）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7FF00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等效关系说明：均为“除1条外的全部链路中断”，余度对称等效。</w:t>
      </w:r>
    </w:p>
    <w:p w14:paraId="101BCEDC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分析以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缺中断L2+L3+L4+L5+L6：Tx2+Tx3+Rx31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646"/>
        <w:gridCol w:w="4754"/>
      </w:tblGrid>
      <w:tr w14:paraId="6FBB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52FBE71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3646" w:type="dxa"/>
          </w:tcPr>
          <w:p w14:paraId="5AAD86E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4754" w:type="dxa"/>
          </w:tcPr>
          <w:p w14:paraId="162750B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155A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2ADE8F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FC1（主）→FC1正常</w:t>
            </w:r>
          </w:p>
        </w:tc>
        <w:tc>
          <w:tcPr>
            <w:tcW w:w="3646" w:type="dxa"/>
          </w:tcPr>
          <w:p w14:paraId="346A5B8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59C4216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04913A9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</w:t>
            </w:r>
          </w:p>
          <w:p w14:paraId="113566E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FC1\FC3双主控。余度管理失效。</w:t>
            </w:r>
          </w:p>
        </w:tc>
        <w:tc>
          <w:tcPr>
            <w:tcW w:w="4754" w:type="dxa"/>
          </w:tcPr>
          <w:p w14:paraId="1E8766D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561E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559EA9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3646" w:type="dxa"/>
          </w:tcPr>
          <w:p w14:paraId="3BC815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7C4A117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675503E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</w:t>
            </w:r>
          </w:p>
          <w:p w14:paraId="47B0C7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FC1\FC3双主控。余度管理失效。</w:t>
            </w:r>
          </w:p>
          <w:p w14:paraId="5E00500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错误/失效后，FC2基于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[Cond1]&amp;[Cond2]升为主控，</w:t>
            </w:r>
          </w:p>
          <w:p w14:paraId="65C3CCE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FC2\FC3双主控。余度管理失效。</w:t>
            </w:r>
          </w:p>
        </w:tc>
        <w:tc>
          <w:tcPr>
            <w:tcW w:w="4754" w:type="dxa"/>
          </w:tcPr>
          <w:p w14:paraId="2E2BA6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404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62BB3D6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FC2（主）→FC2正常</w:t>
            </w:r>
          </w:p>
        </w:tc>
        <w:tc>
          <w:tcPr>
            <w:tcW w:w="3646" w:type="dxa"/>
          </w:tcPr>
          <w:p w14:paraId="6447AEF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0D02EFD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2D5DAFF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</w:t>
            </w:r>
          </w:p>
          <w:p w14:paraId="1C438CD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FC3基于[Cond1]&amp;[Cond3]升为主控</w:t>
            </w:r>
          </w:p>
          <w:p w14:paraId="6404553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FC1\FC2\FC3三主控。余度管理失效。</w:t>
            </w:r>
          </w:p>
          <w:p w14:paraId="1B2EBC5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754" w:type="dxa"/>
          </w:tcPr>
          <w:p w14:paraId="0A7EC28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E6D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651DF8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3646" w:type="dxa"/>
            <w:vAlign w:val="top"/>
          </w:tcPr>
          <w:p w14:paraId="72B621A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7E9BDA6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64D9DBD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[Cond1]&amp;[Cond3]升为主控</w:t>
            </w:r>
          </w:p>
          <w:p w14:paraId="7262B02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FC3基于[Cond1]&amp;[Cond3]升为主控</w:t>
            </w:r>
          </w:p>
          <w:p w14:paraId="473ABE6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FC1\FC2\FC3三主控。余度管理失效。</w:t>
            </w:r>
          </w:p>
          <w:p w14:paraId="0CE3771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FC2错误/失效后，FC1/FC3双主控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。余度管理失效。</w:t>
            </w:r>
          </w:p>
        </w:tc>
        <w:tc>
          <w:tcPr>
            <w:tcW w:w="4754" w:type="dxa"/>
            <w:vAlign w:val="top"/>
          </w:tcPr>
          <w:p w14:paraId="30D8C9F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98E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994998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FC3（主）→FC3正常</w:t>
            </w:r>
          </w:p>
        </w:tc>
        <w:tc>
          <w:tcPr>
            <w:tcW w:w="3646" w:type="dxa"/>
            <w:shd w:val="clear" w:color="auto" w:fill="auto"/>
            <w:vAlign w:val="top"/>
          </w:tcPr>
          <w:p w14:paraId="45365BB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417A5A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52E977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FC2基于[Cond1]&amp;[Cond3]升为主控</w:t>
            </w:r>
          </w:p>
          <w:p w14:paraId="77FBE1D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FC2\FC3双主控。余度管理失效。</w:t>
            </w:r>
          </w:p>
          <w:p w14:paraId="0C7DEEA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754" w:type="dxa"/>
            <w:shd w:val="clear" w:color="auto" w:fill="auto"/>
            <w:vAlign w:val="top"/>
          </w:tcPr>
          <w:p w14:paraId="3521176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89B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07F862D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FC3（主）→FC3错误/失效</w:t>
            </w:r>
          </w:p>
        </w:tc>
        <w:tc>
          <w:tcPr>
            <w:tcW w:w="3646" w:type="dxa"/>
          </w:tcPr>
          <w:p w14:paraId="22B5528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FC2、FC3对外广播失效</w:t>
            </w:r>
          </w:p>
          <w:p w14:paraId="0C3A2CC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FC3无法接收FC1信息</w:t>
            </w:r>
          </w:p>
          <w:p w14:paraId="7328675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FC2基于[Cond1]&amp;[Cond3]升为主控</w:t>
            </w:r>
          </w:p>
          <w:p w14:paraId="7967269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FC2\FC3双主控。余度管理失效。</w:t>
            </w:r>
          </w:p>
          <w:p w14:paraId="357AC9D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FC3错误/失效后，</w:t>
            </w:r>
          </w:p>
          <w:p w14:paraId="7158004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FC1基于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[Cond1]&amp;[Cond2]升为主控.</w:t>
            </w:r>
          </w:p>
          <w:p w14:paraId="30719C4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FC1\FC2双主控。余度管理失效。</w:t>
            </w:r>
          </w:p>
        </w:tc>
        <w:tc>
          <w:tcPr>
            <w:tcW w:w="4754" w:type="dxa"/>
          </w:tcPr>
          <w:p w14:paraId="34D44FD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4231F5F">
      <w:pPr>
        <w:rPr>
          <w:rFonts w:ascii="Times New Roman" w:hAnsi="Times New Roman" w:eastAsia="宋体"/>
        </w:rPr>
      </w:pPr>
    </w:p>
    <w:p w14:paraId="272DEE7E">
      <w:pPr>
        <w:rPr>
          <w:rFonts w:ascii="Times New Roman" w:hAnsi="Times New Roman" w:eastAsia="宋体"/>
        </w:rPr>
      </w:pPr>
    </w:p>
    <w:p w14:paraId="2D2A3BD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3ACA7EE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2" w:name="_Toc26354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六条链路断开</w:t>
      </w:r>
      <w:bookmarkEnd w:id="22"/>
    </w:p>
    <w:p w14:paraId="0FBCF9A2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故障编号RF010609</w:t>
      </w:r>
    </w:p>
    <w:p w14:paraId="0B48C3D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故障特征六条链路故障</w:t>
      </w:r>
    </w:p>
    <w:p w14:paraId="060FE63C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故障组合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6A95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5" w:type="dxa"/>
          </w:tcPr>
          <w:p w14:paraId="2D36D20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Tx1+Tx2+Tx3</w:t>
            </w:r>
          </w:p>
        </w:tc>
      </w:tr>
      <w:tr w14:paraId="13DF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5" w:type="dxa"/>
          </w:tcPr>
          <w:p w14:paraId="59B2B94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420" w:left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Rx21+Rx31+Rx12+Rx32+Rx13+Rx23</w:t>
            </w:r>
          </w:p>
        </w:tc>
      </w:tr>
    </w:tbl>
    <w:p w14:paraId="73C274DF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系统影响：所有链路故障</w:t>
      </w: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A97D58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等效关系说明：无等效。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646"/>
        <w:gridCol w:w="4754"/>
      </w:tblGrid>
      <w:tr w14:paraId="5C4F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89AAA5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3646" w:type="dxa"/>
          </w:tcPr>
          <w:p w14:paraId="3B3CDF5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4754" w:type="dxa"/>
          </w:tcPr>
          <w:p w14:paraId="5A2213A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7AF9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BEB267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FC1（2/3）（主）→FC1（2/3）正常</w:t>
            </w:r>
          </w:p>
        </w:tc>
        <w:tc>
          <w:tcPr>
            <w:tcW w:w="3646" w:type="dxa"/>
          </w:tcPr>
          <w:p w14:paraId="6F98348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FC1,FC2,FC3互相无法收到信息，出现FC1\FC2\FC3三主控情况，余度管理失效</w:t>
            </w:r>
          </w:p>
        </w:tc>
        <w:tc>
          <w:tcPr>
            <w:tcW w:w="4754" w:type="dxa"/>
          </w:tcPr>
          <w:p w14:paraId="6660623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</w:p>
        </w:tc>
      </w:tr>
      <w:tr w14:paraId="5413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6EEBA66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FC1（2/3）（主）→FC1（2/3）错误/失效</w:t>
            </w:r>
          </w:p>
        </w:tc>
        <w:tc>
          <w:tcPr>
            <w:tcW w:w="3646" w:type="dxa"/>
          </w:tcPr>
          <w:p w14:paraId="1AF29E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FC1,FC2,FC3互相无法收到信息，出现FC1\FC2\FC3三主控情况，余度管理失效。</w:t>
            </w:r>
          </w:p>
          <w:p w14:paraId="6D31B04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任意余度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错误/失效后降级为双主</w:t>
            </w:r>
          </w:p>
        </w:tc>
        <w:tc>
          <w:tcPr>
            <w:tcW w:w="4754" w:type="dxa"/>
          </w:tcPr>
          <w:p w14:paraId="0F6A17E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822FF5F">
      <w:pPr>
        <w:rPr>
          <w:rFonts w:ascii="Times New Roman" w:hAnsi="Times New Roman" w:eastAsia="宋体"/>
        </w:rPr>
      </w:pPr>
    </w:p>
    <w:p w14:paraId="1770DED5">
      <w:pPr>
        <w:rPr>
          <w:rFonts w:ascii="Times New Roman" w:hAnsi="Times New Roman" w:eastAsia="宋体"/>
        </w:rPr>
      </w:pPr>
    </w:p>
    <w:p w14:paraId="3CBDFBCF">
      <w:pPr>
        <w:rPr>
          <w:rFonts w:ascii="Times New Roman" w:hAnsi="Times New Roman" w:eastAsia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41C76E">
      <w:pPr>
        <w:rPr>
          <w:rFonts w:ascii="Times New Roman" w:hAnsi="Times New Roman" w:eastAsia="宋体"/>
        </w:rPr>
      </w:pPr>
    </w:p>
    <w:p w14:paraId="3158AC04">
      <w:pPr>
        <w:rPr>
          <w:rFonts w:ascii="Times New Roman" w:hAnsi="Times New Roman" w:eastAsia="宋体"/>
        </w:rPr>
      </w:pPr>
    </w:p>
    <w:p w14:paraId="3A776769">
      <w:pPr>
        <w:rPr>
          <w:rFonts w:ascii="Times New Roman" w:hAnsi="Times New Roman" w:eastAsia="宋体"/>
        </w:rPr>
      </w:pPr>
    </w:p>
    <w:p w14:paraId="3746D271">
      <w:pPr>
        <w:rPr>
          <w:rFonts w:ascii="Times New Roman" w:hAnsi="Times New Roman" w:eastAsia="宋体"/>
        </w:rPr>
      </w:pPr>
    </w:p>
    <w:p w14:paraId="4DFFDC20">
      <w:pPr>
        <w:rPr>
          <w:rFonts w:ascii="Times New Roman" w:hAnsi="Times New Roman" w:eastAsia="宋体"/>
        </w:rPr>
      </w:pPr>
    </w:p>
    <w:p w14:paraId="1B10048E">
      <w:pPr>
        <w:rPr>
          <w:rFonts w:ascii="Times New Roman" w:hAnsi="Times New Roman" w:eastAsia="宋体"/>
        </w:rPr>
      </w:pPr>
    </w:p>
    <w:p w14:paraId="5882B9FE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3" w:name="_Toc14767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一条链路断开</w:t>
      </w:r>
      <w:bookmarkEnd w:id="23"/>
    </w:p>
    <w:p w14:paraId="4347868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故障编号RF010101</w:t>
      </w:r>
    </w:p>
    <w:p w14:paraId="47D2ED9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故障特征单条链路（L1~L6中任意1条）。</w:t>
      </w:r>
    </w:p>
    <w:p w14:paraId="4A808716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组合说明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</w:tblGrid>
      <w:tr w14:paraId="0F58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2A70DE1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L1中断：Rx21</w:t>
            </w:r>
          </w:p>
        </w:tc>
      </w:tr>
      <w:tr w14:paraId="62DD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202902A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L2中断：Rx31</w:t>
            </w:r>
          </w:p>
        </w:tc>
      </w:tr>
      <w:tr w14:paraId="151C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1B656F4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L3中断：Rx12</w:t>
            </w:r>
          </w:p>
        </w:tc>
      </w:tr>
      <w:tr w14:paraId="3A50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09BB44C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L4中断：Rx32</w:t>
            </w:r>
          </w:p>
        </w:tc>
      </w:tr>
      <w:tr w14:paraId="7624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7B35368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L5中断：Rx13</w:t>
            </w:r>
          </w:p>
        </w:tc>
      </w:tr>
      <w:tr w14:paraId="4259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1AA8079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L6中断：Rx23</w:t>
            </w:r>
          </w:p>
        </w:tc>
      </w:tr>
    </w:tbl>
    <w:p w14:paraId="597D1B7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系统影响：均为“单条链路中断”，仅中断的链路不同，因余度对称，故障效果等效。</w:t>
      </w:r>
    </w:p>
    <w:p w14:paraId="120CFCF7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等效关系说明：均为“单条链路中断”，仅中断链路不同，余度对称等效。</w:t>
      </w:r>
    </w:p>
    <w:p w14:paraId="4EB0D542">
      <w:pPr>
        <w:widowControl w:val="0"/>
        <w:numPr>
          <w:ilvl w:val="3"/>
          <w:numId w:val="1"/>
        </w:numPr>
        <w:spacing w:after="0" w:line="360" w:lineRule="auto"/>
        <w:ind w:left="850" w:leftChars="0" w:hanging="850" w:firstLineChars="0"/>
        <w:jc w:val="both"/>
        <w:outlineLvl w:val="4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bookmarkStart w:id="24" w:name="_Toc477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耦合失效-余度之间通信断开</w:t>
      </w:r>
      <w:bookmarkEnd w:id="24"/>
    </w:p>
    <w:p w14:paraId="2B0B4E44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Rx21</w:t>
      </w: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中断为例</w:t>
      </w:r>
      <w:ins w:id="97" w:author="hushunding" w:date="2025-11-28T15:00:47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，</w:t>
        </w:r>
      </w:ins>
      <w:ins w:id="98" w:author="hushunding" w:date="2025-11-28T15:00:49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当前</w:t>
        </w:r>
      </w:ins>
      <w:ins w:id="99" w:author="hushunding" w:date="2025-11-28T15:00:50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FC1</w:t>
        </w:r>
      </w:ins>
      <w:ins w:id="100" w:author="hushunding" w:date="2025-11-28T15:00:53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为主，</w:t>
        </w:r>
      </w:ins>
      <w:ins w:id="101" w:author="hushunding" w:date="2025-11-28T15:00:55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FC2</w:t>
        </w:r>
      </w:ins>
      <w:ins w:id="102" w:author="hushunding" w:date="2025-11-28T15:01:3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、</w:t>
        </w:r>
      </w:ins>
      <w:ins w:id="103" w:author="hushunding" w:date="2025-11-28T15:01:38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FC</w:t>
        </w:r>
      </w:ins>
      <w:ins w:id="104" w:author="hushunding" w:date="2025-11-28T15:01:40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3</w:t>
        </w:r>
      </w:ins>
      <w:ins w:id="105" w:author="hushunding" w:date="2025-11-28T15:00:5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为</w:t>
        </w:r>
      </w:ins>
      <w:ins w:id="106" w:author="hushunding" w:date="2025-11-28T15:01:06Z">
        <w:r>
          <w:rPr>
            <w:rFonts w:hint="eastAsia" w:ascii="Times New Roman" w:hAnsi="Times New Roman" w:eastAsia="宋体" w:cs="Times New Roman"/>
            <w:b w:val="0"/>
            <w:bCs w:val="0"/>
            <w:kern w:val="44"/>
            <w:sz w:val="24"/>
            <w:szCs w:val="24"/>
            <w:vertAlign w:val="baseline"/>
            <w:lang w:val="en-US" w:eastAsia="zh-CN" w:bidi="ar-SA"/>
          </w:rPr>
          <w:t>备</w:t>
        </w:r>
      </w:ins>
    </w:p>
    <w:p w14:paraId="669A8C5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分析模式：链路（通信、硬线）断开与余度状态变化对余度切换的影响，可以分为</w:t>
      </w:r>
    </w:p>
    <w:p w14:paraId="018A6629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通信先断开、余度后故障</w:t>
      </w:r>
    </w:p>
    <w:p w14:paraId="5D6CA75E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通信余度同时故障</w:t>
      </w:r>
    </w:p>
    <w:p w14:paraId="6A0E6332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余度先故障、通信后断开</w:t>
      </w:r>
    </w:p>
    <w:tbl>
      <w:tblPr>
        <w:tblStyle w:val="13"/>
        <w:tblW w:w="15219" w:type="dxa"/>
        <w:tblInd w:w="-9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5282"/>
        <w:gridCol w:w="3404"/>
        <w:gridCol w:w="4338"/>
      </w:tblGrid>
      <w:tr w14:paraId="2867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</w:tcPr>
          <w:p w14:paraId="35FC24B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主控状态</w:t>
            </w:r>
          </w:p>
        </w:tc>
        <w:tc>
          <w:tcPr>
            <w:tcW w:w="5282" w:type="dxa"/>
          </w:tcPr>
          <w:p w14:paraId="4BFF052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404" w:type="dxa"/>
          </w:tcPr>
          <w:p w14:paraId="571F66F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  <w:tc>
          <w:tcPr>
            <w:tcW w:w="4338" w:type="dxa"/>
          </w:tcPr>
          <w:p w14:paraId="19146A3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假设条件</w:t>
            </w:r>
          </w:p>
        </w:tc>
      </w:tr>
      <w:tr w14:paraId="657C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</w:tcPr>
          <w:p w14:paraId="7861539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FC1（主）→FC1错误/失效</w:t>
            </w:r>
          </w:p>
        </w:tc>
        <w:tc>
          <w:tcPr>
            <w:tcW w:w="5282" w:type="dxa"/>
          </w:tcPr>
          <w:p w14:paraId="2F56282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FC2无法获得当前FC1主控信息</w:t>
            </w:r>
          </w:p>
          <w:p w14:paraId="7A3F5AC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【1】通信链路+硬线同时断开（简称通信故障）</w:t>
            </w:r>
          </w:p>
          <w:p w14:paraId="0D3A626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1，此场景在FC1余度故障导向安全侧前，会触发6.1.1.1中【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FC1（主）→FC1正常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】的场景</w:t>
            </w:r>
          </w:p>
          <w:p w14:paraId="35E3B4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FC1在错误自我导向安全后，系统进入到FC2主控状态</w:t>
            </w:r>
          </w:p>
          <w:p w14:paraId="3AEEA19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FC1在T时间后恢复到等待状态，获取当前FC2为主控，保持备控等待。</w:t>
            </w:r>
          </w:p>
          <w:p w14:paraId="704816D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2，通信故障先发生，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FC1（主）→FC1错误再发生；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通信故障、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FC1（主）→FC1错误同时发生两个场景影响相同。</w:t>
            </w:r>
          </w:p>
          <w:p w14:paraId="1D71710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【2】通信链路先断开、硬线后断开</w:t>
            </w:r>
          </w:p>
          <w:p w14:paraId="6DF3115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FC2无法通过通信获得同步报文，失去同步状态，FC2主动不在发送硬线信息。</w:t>
            </w:r>
          </w:p>
          <w:p w14:paraId="16C5FCE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FC3通过硬线侦测到FC1硬线放弃主控、FC2不输出，FC3升为主控</w:t>
            </w:r>
          </w:p>
          <w:p w14:paraId="5345171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FC1恢复后侦测到FC3主控、进入等待状态；</w:t>
            </w:r>
          </w:p>
          <w:p w14:paraId="647D196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FC2侦测到FC3进入主控、进入等待状态</w:t>
            </w:r>
          </w:p>
          <w:p w14:paraId="0DCB3AC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以上分析覆盖如下故障顺序</w:t>
            </w:r>
          </w:p>
          <w:p w14:paraId="71CD1B7D">
            <w:pPr>
              <w:widowControl w:val="0"/>
              <w:numPr>
                <w:ilvl w:val="0"/>
                <w:numId w:val="5"/>
              </w:numPr>
              <w:spacing w:after="0" w:line="360" w:lineRule="auto"/>
              <w:ind w:left="0" w:leftChars="0" w:firstLine="42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：通信链路先断开后，FC1发生错误，硬线故障：</w:t>
            </w:r>
          </w:p>
          <w:p w14:paraId="00CDCF4E">
            <w:pPr>
              <w:widowControl w:val="0"/>
              <w:numPr>
                <w:ilvl w:val="0"/>
                <w:numId w:val="5"/>
              </w:numPr>
              <w:spacing w:after="0" w:line="360" w:lineRule="auto"/>
              <w:ind w:left="0" w:leftChars="0" w:firstLine="42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通信链路先断开后，硬线故障，FC1发生错误</w:t>
            </w:r>
          </w:p>
          <w:p w14:paraId="4E20EF68">
            <w:pPr>
              <w:widowControl w:val="0"/>
              <w:numPr>
                <w:ilvl w:val="0"/>
                <w:numId w:val="5"/>
              </w:numPr>
              <w:spacing w:after="0" w:line="360" w:lineRule="auto"/>
              <w:ind w:left="0" w:leftChars="0" w:firstLine="42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通信链路先断开后，硬线故障与同时FC1发生错误</w:t>
            </w:r>
          </w:p>
          <w:p w14:paraId="1B6DB43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  <w:p w14:paraId="1E90AAF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  <w:p w14:paraId="703638C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【3】硬线先断开一条线</w:t>
            </w:r>
          </w:p>
          <w:p w14:paraId="6C227F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FC2与FC1失去同步，硬线不在输出，本场景无法获得足够信息，暂时无法分析</w:t>
            </w:r>
          </w:p>
          <w:p w14:paraId="5045E9C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此场景在FC1余度故障 导向安全侧前，FC2触发[Cond1]&amp;[Cond2]升为主控余度，此时出现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red"/>
                <w:vertAlign w:val="baseline"/>
                <w:lang w:val="en-US" w:eastAsia="zh-CN" w:bidi="ar-SA"/>
              </w:rPr>
              <w:t>FC1、FC2双主控</w:t>
            </w:r>
          </w:p>
        </w:tc>
        <w:tc>
          <w:tcPr>
            <w:tcW w:w="3404" w:type="dxa"/>
          </w:tcPr>
          <w:p w14:paraId="7B57165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theme="minorBidi"/>
                <w:b w:val="0"/>
                <w:bCs w:val="0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 w14:paraId="3AA7A57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theme="minorBidi"/>
                <w:b w:val="0"/>
                <w:bCs w:val="0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  <w:t>【SQ1】通信链路与硬线在不同时间前后断开的场景，系统需要有明确的处理策略。</w:t>
            </w:r>
          </w:p>
          <w:p w14:paraId="67A8DEF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theme="minorBidi"/>
                <w:b w:val="0"/>
                <w:bCs w:val="0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338" w:type="dxa"/>
          </w:tcPr>
          <w:p w14:paraId="3087114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【Asm.Cond.1】余度故障后可以在1个周期立即切换到其他余度。即余度故障后再发生通信中断，不构成耦合失效</w:t>
            </w:r>
          </w:p>
          <w:p w14:paraId="7FBAF7E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【Asm.Cond.2】备用余度在硬线通信断开后，立即进入抢主状态。</w:t>
            </w:r>
          </w:p>
          <w:p w14:paraId="5362BD6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【Asm.Cond.3】主控余度错误后立即切除本余度通信、硬线。主控余度失效后本余度通信、硬线立即失效。其他余度对主控余度错误、失效的监听效果一致。</w:t>
            </w:r>
          </w:p>
        </w:tc>
      </w:tr>
      <w:tr w14:paraId="1945D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</w:tcPr>
          <w:p w14:paraId="471C032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FC2（主）→FC2错误/失效</w:t>
            </w:r>
          </w:p>
        </w:tc>
        <w:tc>
          <w:tcPr>
            <w:tcW w:w="5282" w:type="dxa"/>
            <w:vAlign w:val="top"/>
          </w:tcPr>
          <w:p w14:paraId="700C3C1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FC2无法获得当前FC1备控信息</w:t>
            </w:r>
          </w:p>
          <w:p w14:paraId="2677C8B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FC1可以正常获得FC2主控信息</w:t>
            </w:r>
          </w:p>
          <w:p w14:paraId="2DEDBAF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【1】通信链路+硬线同时断开</w:t>
            </w:r>
          </w:p>
          <w:p w14:paraId="76A260F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【2】通信链路先断开、硬线后断开</w:t>
            </w:r>
          </w:p>
          <w:p w14:paraId="3CCB270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【3】硬线先断开一条线</w:t>
            </w:r>
          </w:p>
          <w:p w14:paraId="75D4854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【4】硬线先断开，通信链路后断开</w:t>
            </w:r>
          </w:p>
          <w:p w14:paraId="3D6FC5C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以上4个场景下，FC2故障后</w:t>
            </w:r>
          </w:p>
          <w:p w14:paraId="7C76CE2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FC2放弃主控，FC1优先级高于FC3升为主控</w:t>
            </w:r>
          </w:p>
          <w:p w14:paraId="041D7BF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FC2在恢复正常后进入与本场景[FC1（主）→FC1正常]一样状态。</w:t>
            </w:r>
          </w:p>
        </w:tc>
        <w:tc>
          <w:tcPr>
            <w:tcW w:w="3404" w:type="dxa"/>
            <w:vAlign w:val="top"/>
          </w:tcPr>
          <w:p w14:paraId="72F4617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  <w:t>【SQ2】余度故障恢复后，不应再参与余度竞争</w:t>
            </w:r>
          </w:p>
        </w:tc>
        <w:tc>
          <w:tcPr>
            <w:tcW w:w="4338" w:type="dxa"/>
            <w:vAlign w:val="top"/>
          </w:tcPr>
          <w:p w14:paraId="2A34CCF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214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</w:tcPr>
          <w:p w14:paraId="5B5B2F8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FC3（主）→FC3错误/故障</w:t>
            </w:r>
          </w:p>
        </w:tc>
        <w:tc>
          <w:tcPr>
            <w:tcW w:w="5282" w:type="dxa"/>
          </w:tcPr>
          <w:p w14:paraId="55AFAC2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FC2无法获得当前FC1备控信息</w:t>
            </w:r>
          </w:p>
          <w:p w14:paraId="43931AA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FC1可以正常获得FC2主控信息</w:t>
            </w:r>
          </w:p>
          <w:p w14:paraId="4E3273D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【1】通信链路+硬线同时断开</w:t>
            </w:r>
          </w:p>
          <w:p w14:paraId="26F684C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FC3主动放弃主控，FC1优先级高于FC2，触发触发[Cond1]&amp;[Cond2]条件升为主控。</w:t>
            </w:r>
          </w:p>
          <w:p w14:paraId="5C04238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FC1升为主控后，FC2无法侦测到当前主控信息触发[Cond1]&amp;[Cond3]条件升为主控</w:t>
            </w:r>
          </w:p>
          <w:p w14:paraId="359DB76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出现FC1、FC2双主</w:t>
            </w:r>
          </w:p>
          <w:p w14:paraId="219B12E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通信故障先发生，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FC1（主）→FC1错误再发生；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通信故障、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FC1（主）→FC1错误同时发生两个场景影响相同。</w:t>
            </w:r>
          </w:p>
          <w:p w14:paraId="4781022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【2】通信链路先断开、FC3再余度故障、硬线后断开</w:t>
            </w:r>
          </w:p>
          <w:p w14:paraId="23850B8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【3】通信链路先断开、硬线再断开、FC3余度后故障、</w:t>
            </w:r>
          </w:p>
          <w:p w14:paraId="289E0B89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FC3故障后，FC1优先级高于FC2，触发触发[Cond1]&amp;[Cond2]条件升为主控。</w:t>
            </w:r>
          </w:p>
          <w:p w14:paraId="5787EE4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【2】条件下，在硬线断开前，FC2可以通过通信报文获得FC1为主控，FC2保持备状态。</w:t>
            </w:r>
          </w:p>
          <w:p w14:paraId="2A7FFA5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硬线断开后，FC2无法获得当前主控信息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触发[Cond1]&amp;[Cond3]条件升为主控</w:t>
            </w:r>
          </w:p>
          <w:p w14:paraId="27077D7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出现FC1、FC2双主。</w:t>
            </w:r>
          </w:p>
          <w:p w14:paraId="0ABEB14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【3】条件下，FC2触发[Cond1]&amp;[Cond3]条件升为主控，</w:t>
            </w:r>
          </w:p>
          <w:p w14:paraId="56F05C0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FC1触发[Cond1]&amp;[Cond2]条件升为主控，出现FC1、FC2双主。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【4】硬线先断开一条线</w:t>
            </w:r>
          </w:p>
          <w:p w14:paraId="1C374FF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FC2与FC1失去同步，硬线不在输出，本场景无法获得足够信息，暂时无法分析</w:t>
            </w:r>
          </w:p>
          <w:p w14:paraId="20D82DE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【5】硬线先断开，FC3再余度故障，通信链路后断开</w:t>
            </w:r>
          </w:p>
          <w:p w14:paraId="205A601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【6】硬线先断开，通信链路再断开，FC3后余度故障</w:t>
            </w:r>
          </w:p>
          <w:p w14:paraId="2440FAE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FC3放弃主控后：</w:t>
            </w:r>
          </w:p>
          <w:p w14:paraId="41976E6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FC1优先级高于FC2，触发触发[Cond1]&amp;[Cond2]条件升为主控。</w:t>
            </w:r>
          </w:p>
          <w:p w14:paraId="62892D0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FC2判断FC1离线，自身条件符合[Cond1]&amp;[Cond2]条件升为主控。</w:t>
            </w:r>
          </w:p>
          <w:p w14:paraId="2859026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44"/>
                <w:sz w:val="21"/>
                <w:szCs w:val="21"/>
                <w:highlight w:val="yellow"/>
                <w:vertAlign w:val="baseline"/>
                <w:lang w:val="en-US" w:eastAsia="zh-CN" w:bidi="ar-SA"/>
              </w:rPr>
              <w:t>出现FC1、FC2双主。</w:t>
            </w:r>
          </w:p>
        </w:tc>
        <w:tc>
          <w:tcPr>
            <w:tcW w:w="3404" w:type="dxa"/>
          </w:tcPr>
          <w:p w14:paraId="5E70ACB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338" w:type="dxa"/>
          </w:tcPr>
          <w:p w14:paraId="507EF55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666473B9">
      <w:pP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</w:p>
    <w:p w14:paraId="33D1B781">
      <w:pP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br w:type="page"/>
      </w:r>
    </w:p>
    <w:p w14:paraId="50E4E176">
      <w:pPr>
        <w:rPr>
          <w:rFonts w:ascii="Times New Roman" w:hAnsi="Times New Roman" w:eastAsia="宋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F633062">
      <w:pPr>
        <w:rPr>
          <w:rFonts w:ascii="Times New Roman" w:hAnsi="Times New Roman" w:eastAsia="宋体"/>
        </w:rPr>
      </w:pPr>
    </w:p>
    <w:p w14:paraId="64914680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5" w:name="_Toc9365"/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  <w:t>类别</w:t>
      </w: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2数据链路层故障</w:t>
      </w:r>
      <w:bookmarkEnd w:id="25"/>
    </w:p>
    <w:p w14:paraId="248F02AB">
      <w:pPr>
        <w:widowControl w:val="0"/>
        <w:numPr>
          <w:ilvl w:val="0"/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CAN总线通过数据链路层协议（帧结构、仲裁、错误处理）保证数据有序传输，该层故障导致通信逻辑错误，具体故障模式如下</w:t>
      </w:r>
    </w:p>
    <w:p w14:paraId="443EDC22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6" w:name="_Toc21844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仲裁机制失效</w:t>
      </w:r>
      <w:bookmarkEnd w:id="26"/>
    </w:p>
    <w:p w14:paraId="76C9E532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故障编号RF020010</w:t>
      </w:r>
    </w:p>
    <w:p w14:paraId="077E5CAC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故障影响：总线陷入“仲裁死锁”，关键数据（如故障状态）无法传输；余度间无法及时共享故障信息，导致冗余切换延迟。</w:t>
      </w:r>
    </w:p>
    <w:p w14:paraId="1D34BDB0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安全需求：</w:t>
      </w:r>
    </w:p>
    <w:p w14:paraId="5193C7B3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应避免高优先级帧仲裁冲突导致关键数据传输延迟。</w:t>
      </w:r>
    </w:p>
    <w:p w14:paraId="01FFB17D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仲裁冲突后</w:t>
      </w: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应</w:t>
      </w:r>
      <w:r>
        <w:rPr>
          <w:rFonts w:ascii="Times New Roman" w:hAnsi="Times New Roman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快速恢复</w:t>
      </w: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总线</w:t>
      </w:r>
      <w:r>
        <w:rPr>
          <w:rFonts w:ascii="Times New Roman" w:hAnsi="Times New Roman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，无总线死锁</w:t>
      </w:r>
    </w:p>
    <w:p w14:paraId="241A307C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7" w:name="_Toc6226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错误帧溢出</w:t>
      </w:r>
      <w:bookmarkEnd w:id="27"/>
    </w:p>
    <w:p w14:paraId="04BD1456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故障编号RF020011</w:t>
      </w:r>
    </w:p>
    <w:p w14:paraId="7D775A94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故障影响：物理层持续错误（如短路）导致节点错误计数器超限，进入“总线关闭”状态。</w:t>
      </w:r>
    </w:p>
    <w:p w14:paraId="09340AF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安全需求：</w:t>
      </w: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节点进入总线关闭状态后可自动恢复</w:t>
      </w:r>
    </w:p>
    <w:p w14:paraId="6C035F82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8" w:name="_Toc12248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帧丢失/重复/篡改</w:t>
      </w:r>
      <w:bookmarkEnd w:id="28"/>
    </w:p>
    <w:p w14:paraId="24C7A422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故障编号RF020012</w:t>
      </w:r>
    </w:p>
    <w:p w14:paraId="2A85BC4B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故障影响：CRC校验错误导致帧丢弃、总线负载过高导致帧缓存溢出、恶意节点篡改帧ID/数据。余度间接收的状态数据不完整（如FC2未收到FC1的姿态数据）或错误（如位置数据被篡改）；表决机制基于错误数据决策，可能引发控制指令异常。</w:t>
      </w:r>
    </w:p>
    <w:p w14:paraId="32A6D7CD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安全需求：</w:t>
      </w:r>
    </w:p>
    <w:p w14:paraId="613AC2B6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保证数据完整性，无丢失/重复/篡改</w:t>
      </w:r>
    </w:p>
    <w:p w14:paraId="280CD630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控制总线负载，避免过载导致帧丢失</w:t>
      </w:r>
    </w:p>
    <w:p w14:paraId="2E37F30E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防止非法节点篡改数据，保障数据来源合法</w:t>
      </w:r>
    </w:p>
    <w:p w14:paraId="5B7E45B4">
      <w:pPr>
        <w:widowControl w:val="0"/>
        <w:numPr>
          <w:ilvl w:val="2"/>
          <w:numId w:val="1"/>
        </w:numPr>
        <w:spacing w:after="0" w:line="360" w:lineRule="auto"/>
        <w:ind w:left="709" w:leftChars="0" w:hanging="709" w:firstLineChars="0"/>
        <w:jc w:val="both"/>
        <w:outlineLvl w:val="3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zh-CN" w:eastAsia="zh-CN" w:bidi="ar-SA"/>
        </w:rPr>
      </w:pPr>
      <w:bookmarkStart w:id="29" w:name="_Toc26420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波特率不一致</w:t>
      </w:r>
      <w:bookmarkEnd w:id="29"/>
    </w:p>
    <w:p w14:paraId="6EF35235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故障编号RF020013</w:t>
      </w:r>
    </w:p>
    <w:p w14:paraId="146C735C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故障影响：不同余度的CAN控制器波特率配置错误（如FC1用500kbps，FC2用1Mbps）。</w:t>
      </w:r>
    </w:p>
    <w:p w14:paraId="4C2E9BB8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lang w:val="en-US" w:eastAsia="zh-CN" w:bidi="ar-SA"/>
        </w:rPr>
        <w:t>安全需求：</w:t>
      </w:r>
    </w:p>
    <w:p w14:paraId="5ABDDEAE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确保所有余度波特率一致，无跨余度通信失效</w:t>
      </w:r>
    </w:p>
    <w:p w14:paraId="56E53E6A">
      <w:pPr>
        <w:widowControl w:val="0"/>
        <w:numPr>
          <w:ilvl w:val="1"/>
          <w:numId w:val="4"/>
        </w:numPr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避免软件配置错误导致波特率不一致</w:t>
      </w:r>
    </w:p>
    <w:p w14:paraId="7F2A2EC7">
      <w:pPr>
        <w:widowControl w:val="0"/>
        <w:numPr>
          <w:ilvl w:val="0"/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31BC231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30" w:name="_Toc10504"/>
      <w:bookmarkStart w:id="35" w:name="_GoBack"/>
      <w:bookmarkEnd w:id="3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架构层余度间基于硬线和CCDL的余度通信机制故障分析</w:t>
      </w:r>
      <w:bookmarkEnd w:id="30"/>
    </w:p>
    <w:p w14:paraId="10A48491">
      <w:pPr>
        <w:widowControl w:val="0"/>
        <w:numPr>
          <w:numId w:val="0"/>
        </w:numPr>
        <w:spacing w:after="0" w:line="360" w:lineRule="auto"/>
        <w:ind w:left="420" w:leftChars="0"/>
        <w:jc w:val="both"/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分析通过识别单点硬线和CCDL的余度通信机制故障对余度管理影响，以及耦合余度故障识别余度故障+硬线和CCDL的耦合故障对余度管理影响</w:t>
      </w:r>
    </w:p>
    <w:p w14:paraId="2E6CEFF1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bookmarkStart w:id="31" w:name="_Toc18110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余度之间单点通信失效影响</w:t>
      </w:r>
      <w:bookmarkEnd w:id="31"/>
    </w:p>
    <w:p w14:paraId="65DAFC6A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分析模式：链路（通信、硬线）断开后对余度管理的影响</w:t>
      </w:r>
    </w:p>
    <w:p w14:paraId="70096F89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FC1为主控余度、FC2、FC3为备用余度</w:t>
      </w:r>
    </w:p>
    <w:tbl>
      <w:tblPr>
        <w:tblStyle w:val="13"/>
        <w:tblW w:w="11100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427"/>
        <w:gridCol w:w="3973"/>
      </w:tblGrid>
      <w:tr w14:paraId="5B60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31F4D6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故障模式</w:t>
            </w:r>
          </w:p>
        </w:tc>
        <w:tc>
          <w:tcPr>
            <w:tcW w:w="4427" w:type="dxa"/>
          </w:tcPr>
          <w:p w14:paraId="064390A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3973" w:type="dxa"/>
          </w:tcPr>
          <w:p w14:paraId="0E7E387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69BA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40A0FB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硬线Rx21故障</w:t>
            </w:r>
          </w:p>
        </w:tc>
        <w:tc>
          <w:tcPr>
            <w:tcW w:w="4427" w:type="dxa"/>
          </w:tcPr>
          <w:p w14:paraId="2588F34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FC2失去和FC1的硬线情况，根据硬线机制判断FC1不可用，按照优先级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36AB0F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出现FC1\FC2双主控情况</w:t>
            </w:r>
          </w:p>
          <w:p w14:paraId="65AE487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下一个周期，FC2收到FC1的CCDL报文，感知到FC1和FC2双主冲突，FC2降级为备</w:t>
            </w:r>
          </w:p>
        </w:tc>
        <w:tc>
          <w:tcPr>
            <w:tcW w:w="3973" w:type="dxa"/>
          </w:tcPr>
          <w:p w14:paraId="7CC076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本场景需要额外设计</w:t>
            </w:r>
          </w:p>
        </w:tc>
      </w:tr>
      <w:tr w14:paraId="6AE2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60660A4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CCDL Rx21故障</w:t>
            </w:r>
          </w:p>
        </w:tc>
        <w:tc>
          <w:tcPr>
            <w:tcW w:w="4427" w:type="dxa"/>
          </w:tcPr>
          <w:p w14:paraId="60ABDE6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FC2失去和FC1的通信，FC2失去同步状态，硬线不在发送信息。</w:t>
            </w:r>
          </w:p>
          <w:p w14:paraId="613EE6B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余度管理无影响</w:t>
            </w:r>
          </w:p>
        </w:tc>
        <w:tc>
          <w:tcPr>
            <w:tcW w:w="3973" w:type="dxa"/>
          </w:tcPr>
          <w:p w14:paraId="7BC6D9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79C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0" w:type="dxa"/>
          </w:tcPr>
          <w:p w14:paraId="09F8E3E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硬线Rx21故障+CCDL Rx21同时故障</w:t>
            </w:r>
          </w:p>
        </w:tc>
        <w:tc>
          <w:tcPr>
            <w:tcW w:w="4427" w:type="dxa"/>
          </w:tcPr>
          <w:p w14:paraId="7050A81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FC2失去和FC1的通信+硬线信息</w:t>
            </w:r>
          </w:p>
          <w:p w14:paraId="4FC928D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判断FC1不可用，按照优先级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5DCEB02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出现FC1\FC2双主控情况</w:t>
            </w:r>
          </w:p>
          <w:p w14:paraId="6658BFA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下一个周期，FC2收到FC3转发FC1的主控状态信息</w:t>
            </w:r>
          </w:p>
          <w:p w14:paraId="7BF64F0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FC2降级为备控</w:t>
            </w:r>
          </w:p>
        </w:tc>
        <w:tc>
          <w:tcPr>
            <w:tcW w:w="3973" w:type="dxa"/>
          </w:tcPr>
          <w:p w14:paraId="08BC050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959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/>
            <w:vAlign w:val="top"/>
          </w:tcPr>
          <w:p w14:paraId="779CCE6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硬线Tx1故障</w:t>
            </w:r>
          </w:p>
        </w:tc>
        <w:tc>
          <w:tcPr>
            <w:tcW w:w="4427" w:type="dxa"/>
            <w:vAlign w:val="top"/>
          </w:tcPr>
          <w:p w14:paraId="1ED1CAE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FC2、FC3失去FC1的硬线情况，根据硬线机制判断FC1不可用，按照优先级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59E75C3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出现FC1\FC2双主控情况</w:t>
            </w:r>
          </w:p>
          <w:p w14:paraId="092DE10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下一个周期，FC2收到FC1的CCDL报文，感知到FC1和FC2双主冲突，FC2降级为备</w:t>
            </w:r>
          </w:p>
        </w:tc>
        <w:tc>
          <w:tcPr>
            <w:tcW w:w="3973" w:type="dxa"/>
            <w:vAlign w:val="top"/>
          </w:tcPr>
          <w:p w14:paraId="74E58EA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B8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/>
            <w:vAlign w:val="top"/>
          </w:tcPr>
          <w:p w14:paraId="4C739786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CCDL Tx1故障</w:t>
            </w:r>
          </w:p>
        </w:tc>
        <w:tc>
          <w:tcPr>
            <w:tcW w:w="4427" w:type="dxa"/>
            <w:shd w:val="clear" w:color="auto" w:fill="auto"/>
            <w:vAlign w:val="top"/>
          </w:tcPr>
          <w:p w14:paraId="7DEB338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FC2、FC3失去和FC1的通信，FC2、FC3失去同步状态，硬线不在发送信息。</w:t>
            </w:r>
          </w:p>
          <w:p w14:paraId="3B7C6ED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余度管理无影响</w:t>
            </w:r>
          </w:p>
        </w:tc>
        <w:tc>
          <w:tcPr>
            <w:tcW w:w="3973" w:type="dxa"/>
            <w:shd w:val="clear" w:color="auto" w:fill="auto"/>
            <w:vAlign w:val="top"/>
          </w:tcPr>
          <w:p w14:paraId="6B47569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22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/>
            <w:vAlign w:val="top"/>
          </w:tcPr>
          <w:p w14:paraId="77DC785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硬线Tx1故障+CCDL Tx1同时故障</w:t>
            </w:r>
          </w:p>
        </w:tc>
        <w:tc>
          <w:tcPr>
            <w:tcW w:w="4427" w:type="dxa"/>
          </w:tcPr>
          <w:p w14:paraId="5713CC1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此场景和6.1.3的发送链路故障影响相同</w:t>
            </w:r>
          </w:p>
        </w:tc>
        <w:tc>
          <w:tcPr>
            <w:tcW w:w="3973" w:type="dxa"/>
          </w:tcPr>
          <w:p w14:paraId="7F542C9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8A53438">
      <w:pPr>
        <w:widowControl w:val="0"/>
        <w:numPr>
          <w:ilvl w:val="1"/>
          <w:numId w:val="1"/>
        </w:numPr>
        <w:spacing w:after="0" w:line="360" w:lineRule="auto"/>
        <w:ind w:left="567" w:leftChars="0" w:hanging="567" w:firstLineChars="0"/>
        <w:jc w:val="both"/>
        <w:outlineLvl w:val="2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bookmarkStart w:id="32" w:name="_Toc13111"/>
      <w:r>
        <w:rPr>
          <w:rFonts w:hint="eastAsia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  <w:t>余度之间单点通信失效耦合余度失效影响</w:t>
      </w:r>
      <w:bookmarkEnd w:id="32"/>
    </w:p>
    <w:p w14:paraId="522C91CE">
      <w:pPr>
        <w:widowControl w:val="0"/>
        <w:numPr>
          <w:ilvl w:val="0"/>
          <w:numId w:val="4"/>
        </w:numPr>
        <w:spacing w:after="0"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  <w:t>分析模式：链路（通信、硬线）断开后对余度管理的影响</w:t>
      </w:r>
    </w:p>
    <w:tbl>
      <w:tblPr>
        <w:tblStyle w:val="13"/>
        <w:tblW w:w="11117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2050"/>
        <w:gridCol w:w="5083"/>
        <w:gridCol w:w="2779"/>
      </w:tblGrid>
      <w:tr w14:paraId="49808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 w14:paraId="5EA7E18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故障模式</w:t>
            </w:r>
          </w:p>
        </w:tc>
        <w:tc>
          <w:tcPr>
            <w:tcW w:w="2050" w:type="dxa"/>
          </w:tcPr>
          <w:p w14:paraId="0CF8856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余度故障</w:t>
            </w:r>
          </w:p>
        </w:tc>
        <w:tc>
          <w:tcPr>
            <w:tcW w:w="5083" w:type="dxa"/>
          </w:tcPr>
          <w:p w14:paraId="4F1E484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影响</w:t>
            </w:r>
          </w:p>
        </w:tc>
        <w:tc>
          <w:tcPr>
            <w:tcW w:w="2779" w:type="dxa"/>
          </w:tcPr>
          <w:p w14:paraId="59A0313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安全需求</w:t>
            </w:r>
          </w:p>
        </w:tc>
      </w:tr>
      <w:tr w14:paraId="096F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restart"/>
          </w:tcPr>
          <w:p w14:paraId="1A95420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硬线Rx21故障</w:t>
            </w:r>
          </w:p>
        </w:tc>
        <w:tc>
          <w:tcPr>
            <w:tcW w:w="2050" w:type="dxa"/>
          </w:tcPr>
          <w:p w14:paraId="1A2C632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2BCD74D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</w:t>
            </w:r>
          </w:p>
        </w:tc>
        <w:tc>
          <w:tcPr>
            <w:tcW w:w="5083" w:type="dxa"/>
          </w:tcPr>
          <w:p w14:paraId="3E72F26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FC2失去和FC1的硬线情况，根据硬线机制判断FC1不可用，按照优先级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FC2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6A743AC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出现FC1\FC2双主控情况</w:t>
            </w:r>
          </w:p>
          <w:p w14:paraId="0F70135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下一个周期，FC2收到FC1的CCDL报文，感知到FC1和FC2双主冲突，FC2降级为备</w:t>
            </w:r>
          </w:p>
          <w:p w14:paraId="5CFAD6B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错误/失效后，FC2通过CCDL+硬线判断FC1离线，基于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</w:tc>
        <w:tc>
          <w:tcPr>
            <w:tcW w:w="2779" w:type="dxa"/>
          </w:tcPr>
          <w:p w14:paraId="1225E042">
            <w:pPr>
              <w:widowControl w:val="0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备用余度在失去硬线信息后多少周期内进行抢主操作,</w:t>
            </w:r>
          </w:p>
          <w:p w14:paraId="4A986C6D">
            <w:pPr>
              <w:widowControl w:val="0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备用余度FC2抢主是基于主控余度FC1离线还是基于另一个备用余度FC3转发的主控余度状态和FC2自身判断的状态来实施抢主</w:t>
            </w:r>
          </w:p>
        </w:tc>
      </w:tr>
      <w:tr w14:paraId="2878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</w:tcPr>
          <w:p w14:paraId="2E9273D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</w:tcPr>
          <w:p w14:paraId="4B26991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6CC4840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  <w:tc>
          <w:tcPr>
            <w:tcW w:w="5083" w:type="dxa"/>
          </w:tcPr>
          <w:p w14:paraId="34C88BE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FC2失去和FC1的硬线情况，根据硬线机制判断FC1不可用。</w:t>
            </w:r>
          </w:p>
          <w:p w14:paraId="7C62C5B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FC2错误/失效后，FC1基于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</w:tc>
        <w:tc>
          <w:tcPr>
            <w:tcW w:w="2779" w:type="dxa"/>
          </w:tcPr>
          <w:p w14:paraId="0011A4A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单个余度收到不同余度的健康度信息不一致如何处理？</w:t>
            </w:r>
          </w:p>
          <w:p w14:paraId="79C6C7A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FC2和FC3对FC1的健康度判断不一致应如何处理</w:t>
            </w:r>
          </w:p>
        </w:tc>
      </w:tr>
      <w:tr w14:paraId="0037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</w:tcPr>
          <w:p w14:paraId="6DB3DAD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</w:tcPr>
          <w:p w14:paraId="201FED2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0E3D0AF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</w:t>
            </w:r>
          </w:p>
        </w:tc>
        <w:tc>
          <w:tcPr>
            <w:tcW w:w="5083" w:type="dxa"/>
          </w:tcPr>
          <w:p w14:paraId="108AC3A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·</w:t>
            </w:r>
          </w:p>
        </w:tc>
        <w:tc>
          <w:tcPr>
            <w:tcW w:w="2779" w:type="dxa"/>
          </w:tcPr>
          <w:p w14:paraId="4F87E2D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对于硬线/CCDL单线离线后，系统的处理方式需要有明确需求</w:t>
            </w:r>
          </w:p>
        </w:tc>
      </w:tr>
      <w:tr w14:paraId="41F7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restart"/>
          </w:tcPr>
          <w:p w14:paraId="2FE5391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CCDL Rx21故障</w:t>
            </w:r>
          </w:p>
        </w:tc>
        <w:tc>
          <w:tcPr>
            <w:tcW w:w="2050" w:type="dxa"/>
            <w:shd w:val="clear"/>
            <w:vAlign w:val="top"/>
          </w:tcPr>
          <w:p w14:paraId="5C5FEA8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5F5E320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</w:t>
            </w:r>
          </w:p>
        </w:tc>
        <w:tc>
          <w:tcPr>
            <w:tcW w:w="5083" w:type="dxa"/>
          </w:tcPr>
          <w:p w14:paraId="34E7F6C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CCDL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Rx21故障后FC2失去同步状态，放弃抢主资格</w:t>
            </w:r>
          </w:p>
          <w:p w14:paraId="56310CD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FC1错误/失效后FC2放弃抢主，fc3升级到主控</w:t>
            </w:r>
          </w:p>
        </w:tc>
        <w:tc>
          <w:tcPr>
            <w:tcW w:w="2779" w:type="dxa"/>
          </w:tcPr>
          <w:p w14:paraId="08D42E6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Fc2在ccdl断开多久后进入非同步状态</w:t>
            </w:r>
          </w:p>
        </w:tc>
      </w:tr>
      <w:tr w14:paraId="63ED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</w:tcPr>
          <w:p w14:paraId="30873A1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  <w:shd w:val="clear"/>
            <w:vAlign w:val="top"/>
          </w:tcPr>
          <w:p w14:paraId="5F2039D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7930392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  <w:tc>
          <w:tcPr>
            <w:tcW w:w="5083" w:type="dxa"/>
          </w:tcPr>
          <w:p w14:paraId="7BDA924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CCDL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Rx21故障不影响fc2，</w:t>
            </w:r>
          </w:p>
          <w:p w14:paraId="6BED38C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Fc2错误/失效后 </w:t>
            </w:r>
          </w:p>
          <w:p w14:paraId="0BA2552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Fc1升级到主控</w:t>
            </w:r>
          </w:p>
        </w:tc>
        <w:tc>
          <w:tcPr>
            <w:tcW w:w="2779" w:type="dxa"/>
          </w:tcPr>
          <w:p w14:paraId="478EBDC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 fc3广播的fc1健康状态不一致的情况应如何处理</w:t>
            </w:r>
          </w:p>
        </w:tc>
      </w:tr>
      <w:tr w14:paraId="4DE3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</w:tcPr>
          <w:p w14:paraId="5B2D415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  <w:shd w:val="clear"/>
            <w:vAlign w:val="top"/>
          </w:tcPr>
          <w:p w14:paraId="188C0ED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72BF16C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</w:t>
            </w:r>
          </w:p>
        </w:tc>
        <w:tc>
          <w:tcPr>
            <w:tcW w:w="5083" w:type="dxa"/>
          </w:tcPr>
          <w:p w14:paraId="0A94C05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CCDL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Rx21故障不影响fc2，</w:t>
            </w:r>
          </w:p>
          <w:p w14:paraId="2E8D069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Fc3错误/失效后</w:t>
            </w:r>
          </w:p>
          <w:p w14:paraId="24C9C69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Fc2判断fc1故障，升级到主控</w:t>
            </w:r>
          </w:p>
          <w:p w14:paraId="6B293C4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Fc1基于优先级升级到主控</w:t>
            </w:r>
          </w:p>
        </w:tc>
        <w:tc>
          <w:tcPr>
            <w:tcW w:w="2779" w:type="dxa"/>
          </w:tcPr>
          <w:p w14:paraId="5C35DC3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DF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5" w:type="dxa"/>
          </w:tcPr>
          <w:p w14:paraId="7D3925D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硬线Rx21故障+CCDL Rx21同时故障</w:t>
            </w:r>
          </w:p>
        </w:tc>
        <w:tc>
          <w:tcPr>
            <w:tcW w:w="2050" w:type="dxa"/>
          </w:tcPr>
          <w:p w14:paraId="5FC1B82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5083" w:type="dxa"/>
          </w:tcPr>
          <w:p w14:paraId="66384DE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同6.1.1</w:t>
            </w:r>
          </w:p>
        </w:tc>
        <w:tc>
          <w:tcPr>
            <w:tcW w:w="2779" w:type="dxa"/>
          </w:tcPr>
          <w:p w14:paraId="5502934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9A6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5" w:type="dxa"/>
            <w:vMerge w:val="restart"/>
          </w:tcPr>
          <w:p w14:paraId="71EEEDA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硬线Tx1故障</w:t>
            </w:r>
          </w:p>
        </w:tc>
        <w:tc>
          <w:tcPr>
            <w:tcW w:w="2050" w:type="dxa"/>
          </w:tcPr>
          <w:p w14:paraId="7875C69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2557480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</w:t>
            </w:r>
          </w:p>
        </w:tc>
        <w:tc>
          <w:tcPr>
            <w:tcW w:w="5083" w:type="dxa"/>
          </w:tcPr>
          <w:p w14:paraId="6A59717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硬线Tx1失效情况下，FC1为主控时，FC2\FC3无法接受到FC1硬线主控信息，FC2会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374C7E2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9" w:type="dxa"/>
          </w:tcPr>
          <w:p w14:paraId="1A5455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6A2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5" w:type="dxa"/>
            <w:vMerge w:val="continue"/>
            <w:tcBorders/>
          </w:tcPr>
          <w:p w14:paraId="6B36483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</w:tcPr>
          <w:p w14:paraId="1BADC45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7B38B42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  <w:tc>
          <w:tcPr>
            <w:tcW w:w="5083" w:type="dxa"/>
          </w:tcPr>
          <w:p w14:paraId="42E0EA9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硬线Tx1失效情况下，FC1为主控时，FC2\FC3无法接受到FC1硬线主控信息，</w:t>
            </w:r>
          </w:p>
        </w:tc>
        <w:tc>
          <w:tcPr>
            <w:tcW w:w="2779" w:type="dxa"/>
          </w:tcPr>
          <w:p w14:paraId="4E2982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主控余度FC2无法收到备控余度FC1的硬线信息时应如何处理，需要在软件需求中明确</w:t>
            </w:r>
          </w:p>
        </w:tc>
      </w:tr>
      <w:tr w14:paraId="3D21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5" w:type="dxa"/>
            <w:vMerge w:val="continue"/>
            <w:tcBorders/>
            <w:shd w:val="clear" w:color="auto" w:fill="auto"/>
            <w:vAlign w:val="top"/>
          </w:tcPr>
          <w:p w14:paraId="47C3017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  <w:vAlign w:val="top"/>
          </w:tcPr>
          <w:p w14:paraId="737413B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6F67131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</w:t>
            </w:r>
          </w:p>
        </w:tc>
        <w:tc>
          <w:tcPr>
            <w:tcW w:w="5083" w:type="dxa"/>
            <w:vAlign w:val="top"/>
          </w:tcPr>
          <w:p w14:paraId="6411C66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6EA60A6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  <w:tc>
          <w:tcPr>
            <w:tcW w:w="2779" w:type="dxa"/>
            <w:vAlign w:val="top"/>
          </w:tcPr>
          <w:p w14:paraId="38B0CD1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0598BFD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</w:tr>
      <w:tr w14:paraId="5D10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restart"/>
            <w:shd w:val="clear" w:color="auto" w:fill="auto"/>
            <w:vAlign w:val="top"/>
          </w:tcPr>
          <w:p w14:paraId="1C56D49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CCDL Tx1故障</w:t>
            </w:r>
          </w:p>
        </w:tc>
        <w:tc>
          <w:tcPr>
            <w:tcW w:w="2050" w:type="dxa"/>
            <w:shd w:val="clear"/>
            <w:vAlign w:val="top"/>
          </w:tcPr>
          <w:p w14:paraId="2B8ECBD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0296CC0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FC1错误/失效</w:t>
            </w:r>
          </w:p>
        </w:tc>
        <w:tc>
          <w:tcPr>
            <w:tcW w:w="5083" w:type="dxa"/>
            <w:shd w:val="clear" w:color="auto" w:fill="auto"/>
            <w:vAlign w:val="top"/>
          </w:tcPr>
          <w:p w14:paraId="049C46BE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CCDL Tx1失效情况下，FC1为主控时，FC2、FC3会失去和FC1的同步健康度下降，失去竞争权限，FC2/FC3停止发送硬线信息。</w:t>
            </w:r>
          </w:p>
          <w:p w14:paraId="5D0E502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错误/失效故障后将没有备用余度介入管理。</w:t>
            </w:r>
          </w:p>
        </w:tc>
        <w:tc>
          <w:tcPr>
            <w:tcW w:w="2779" w:type="dxa"/>
            <w:shd w:val="clear" w:color="auto" w:fill="auto"/>
            <w:vAlign w:val="top"/>
          </w:tcPr>
          <w:p w14:paraId="2DE5720C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C03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  <w:shd w:val="clear" w:color="auto" w:fill="auto"/>
            <w:vAlign w:val="top"/>
          </w:tcPr>
          <w:p w14:paraId="71B3C15D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  <w:shd w:val="clear"/>
            <w:vAlign w:val="top"/>
          </w:tcPr>
          <w:p w14:paraId="05A6A8D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372F5EF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FC2错误/失效</w:t>
            </w:r>
          </w:p>
        </w:tc>
        <w:tc>
          <w:tcPr>
            <w:tcW w:w="5083" w:type="dxa"/>
            <w:shd w:val="clear" w:color="auto" w:fill="auto"/>
            <w:vAlign w:val="top"/>
          </w:tcPr>
          <w:p w14:paraId="2F87B932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CCDL Tx1失效情况下，FC2、FC3判断FC1健康度低。</w:t>
            </w:r>
          </w:p>
          <w:p w14:paraId="2FF20E0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FC2错误/失效后，FC1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165B7B2B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7F7B077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出现双主控的情况</w:t>
            </w:r>
          </w:p>
        </w:tc>
        <w:tc>
          <w:tcPr>
            <w:tcW w:w="2779" w:type="dxa"/>
            <w:shd w:val="clear" w:color="auto" w:fill="auto"/>
            <w:vAlign w:val="top"/>
          </w:tcPr>
          <w:p w14:paraId="010DCB00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FC1认为自身健康度良好，收到FC2,FC3CCDL认为FC1健康度低时应如何处理需要明确在需求中。</w:t>
            </w:r>
          </w:p>
        </w:tc>
      </w:tr>
      <w:tr w14:paraId="7BCB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Merge w:val="continue"/>
            <w:tcBorders/>
            <w:shd w:val="clear" w:color="auto" w:fill="auto"/>
            <w:vAlign w:val="top"/>
          </w:tcPr>
          <w:p w14:paraId="677B7084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50" w:type="dxa"/>
            <w:shd w:val="clear"/>
            <w:vAlign w:val="top"/>
          </w:tcPr>
          <w:p w14:paraId="0540FD1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主控余度</w:t>
            </w:r>
          </w:p>
          <w:p w14:paraId="2114BC28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FC3错误/失效</w:t>
            </w:r>
          </w:p>
        </w:tc>
        <w:tc>
          <w:tcPr>
            <w:tcW w:w="5083" w:type="dxa"/>
            <w:shd w:val="clear" w:color="auto" w:fill="auto"/>
            <w:vAlign w:val="top"/>
          </w:tcPr>
          <w:p w14:paraId="2E3A631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CCDL Tx1失效情况下，FC2、FC3判断FC1健康度低。</w:t>
            </w:r>
          </w:p>
          <w:p w14:paraId="0F696165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FC3错误/失效后，FC1基于[Cond1]&amp;[Cond2]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7D97288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FC2基于[Cond1]&amp;[Cond2]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升级为主控</w:t>
            </w:r>
          </w:p>
          <w:p w14:paraId="06E13B7A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出现双主控的情况</w:t>
            </w:r>
          </w:p>
        </w:tc>
        <w:tc>
          <w:tcPr>
            <w:tcW w:w="2779" w:type="dxa"/>
            <w:shd w:val="clear" w:color="auto" w:fill="auto"/>
            <w:vAlign w:val="top"/>
          </w:tcPr>
          <w:p w14:paraId="13192F4F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FC1认为自身健康度良好，收到FC2,FC3CCDL认为FC1健康度低时应如何处理需要明确在需求中。</w:t>
            </w:r>
          </w:p>
        </w:tc>
      </w:tr>
      <w:tr w14:paraId="3C96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auto"/>
            <w:vAlign w:val="top"/>
          </w:tcPr>
          <w:p w14:paraId="4DF1B243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  <w:t>硬线Tx1故障+CCDL Tx1同时故障</w:t>
            </w:r>
          </w:p>
        </w:tc>
        <w:tc>
          <w:tcPr>
            <w:tcW w:w="2050" w:type="dxa"/>
          </w:tcPr>
          <w:p w14:paraId="1D344F21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5083" w:type="dxa"/>
          </w:tcPr>
          <w:p w14:paraId="29D39DD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同6.1.3</w:t>
            </w:r>
          </w:p>
        </w:tc>
        <w:tc>
          <w:tcPr>
            <w:tcW w:w="2779" w:type="dxa"/>
          </w:tcPr>
          <w:p w14:paraId="29F321F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F5C42BE">
      <w:pPr>
        <w:widowControl w:val="0"/>
        <w:numPr>
          <w:numId w:val="0"/>
        </w:numPr>
        <w:tabs>
          <w:tab w:val="left" w:pos="420"/>
        </w:tabs>
        <w:spacing w:after="0"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</w:pPr>
    </w:p>
    <w:p w14:paraId="4FCE180E">
      <w:pPr>
        <w:widowControl w:val="0"/>
        <w:numPr>
          <w:numId w:val="0"/>
        </w:numPr>
        <w:spacing w:after="0" w:line="360" w:lineRule="auto"/>
        <w:ind w:left="420" w:leftChars="0"/>
        <w:jc w:val="both"/>
        <w:rPr>
          <w:rFonts w:hint="default" w:ascii="Times New Roman" w:hAnsi="Times New Roman" w:eastAsia="宋体" w:cs="Times New Roman"/>
          <w:b w:val="0"/>
          <w:bCs w:val="0"/>
          <w:kern w:val="44"/>
          <w:sz w:val="24"/>
          <w:szCs w:val="24"/>
          <w:vertAlign w:val="baseline"/>
          <w:lang w:val="en-US" w:eastAsia="zh-CN" w:bidi="ar-SA"/>
        </w:rPr>
      </w:pPr>
    </w:p>
    <w:p w14:paraId="2A151E6D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ascii="Times New Roman" w:hAnsi="Times New Roman" w:eastAsia="宋体"/>
        </w:rPr>
      </w:pPr>
      <w:bookmarkStart w:id="33" w:name="_Toc3950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总结</w:t>
      </w:r>
      <w:bookmarkEnd w:id="33"/>
    </w:p>
    <w:p w14:paraId="3DF695F8"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</w:pPr>
    </w:p>
    <w:p w14:paraId="1ADC8294"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</w:pPr>
    </w:p>
    <w:p w14:paraId="3E271DBA"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56D2EA">
      <w:pPr>
        <w:rPr>
          <w:rFonts w:ascii="Times New Roman" w:hAnsi="Times New Roman" w:eastAsia="宋体"/>
        </w:rPr>
      </w:pPr>
    </w:p>
    <w:p w14:paraId="3F75A929">
      <w:pPr>
        <w:widowControl w:val="0"/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44"/>
          <w:sz w:val="28"/>
          <w:szCs w:val="32"/>
          <w:lang w:val="zh-CN" w:eastAsia="zh-CN" w:bidi="ar-SA"/>
        </w:rPr>
      </w:pPr>
      <w:bookmarkStart w:id="34" w:name="_Toc32403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32"/>
          <w:lang w:val="en-US" w:eastAsia="zh-CN" w:bidi="ar-SA"/>
        </w:rPr>
        <w:t>附录1五条链路故障场景</w:t>
      </w:r>
      <w:bookmarkEnd w:id="34"/>
    </w:p>
    <w:tbl>
      <w:tblPr>
        <w:tblStyle w:val="12"/>
        <w:tblW w:w="15038" w:type="dxa"/>
        <w:tblInd w:w="-8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3"/>
        <w:gridCol w:w="6182"/>
        <w:gridCol w:w="5743"/>
      </w:tblGrid>
      <w:tr w14:paraId="2F89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11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2C6F7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中断链路集合（基于L1~L6）</w:t>
            </w:r>
          </w:p>
        </w:tc>
        <w:tc>
          <w:tcPr>
            <w:tcW w:w="6182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11173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核心模块失效组合（所有无冗余组合，含纯R和T+R）</w:t>
            </w:r>
          </w:p>
        </w:tc>
        <w:tc>
          <w:tcPr>
            <w:tcW w:w="574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EED09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故障效果说明（具体到余度状态）</w:t>
            </w:r>
          </w:p>
        </w:tc>
      </w:tr>
      <w:tr w14:paraId="0AC1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3FBE4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缺L1（仅L1正常，中断L2+L3+L4+L5+L6）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0854A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3E32BC1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Rx31+Rx12+Rx32+Rx13+Rx23</w:t>
            </w:r>
          </w:p>
          <w:p w14:paraId="518EC87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6583A9B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Tx2+Tx3+Rx31；</w:t>
            </w:r>
          </w:p>
          <w:p w14:paraId="711BC11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Tx2+Rx32+Rx13+Rx23+Rx31；</w:t>
            </w:r>
          </w:p>
          <w:p w14:paraId="107CDCC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Rx12+Tx3+Rx31+Rx32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6660C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仅FC2能接收FC1状态（L1正常），其余交互全断：FC1收不到FC2、FC3；FC2收不到FC3；FC3收不到任何状态。系统无法交叉校验，仅依赖FC2接收的FC1数据，触发“通讯瘫痪”紧急告警。</w:t>
            </w:r>
          </w:p>
        </w:tc>
      </w:tr>
      <w:tr w14:paraId="2161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CD60A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缺L2（仅L2正常，中断L1+L3+L4+L5+L6）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D1E27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0C16E74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Rx21+Rx12+Rx32+Rx13+Rx23</w:t>
            </w:r>
          </w:p>
          <w:p w14:paraId="6738693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356F66E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Tx2+Tx3+Rx21；</w:t>
            </w:r>
          </w:p>
          <w:p w14:paraId="17C421C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Tx2+Rx32+Rx13+Rx23+Rx21；</w:t>
            </w:r>
          </w:p>
          <w:p w14:paraId="0F5DEE8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Rx12+Tx3+Rx21+Rx32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5816A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仅FC3能接收FC1状态（L2正常），其余交互全断：FC1收不到FC2、FC3；FC2收不到FC1、FC3；FC3收不到FC2。系统依赖FC3接收的FC1数据，冗余完全失效。</w:t>
            </w:r>
          </w:p>
        </w:tc>
      </w:tr>
      <w:tr w14:paraId="4B7B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F95E0C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缺L3（仅L3正常，中断L1+L2+L4+L5+L6）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FB353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5A0E7C6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Rx21+Rx31+Rx32+Rx13+Rx23</w:t>
            </w:r>
          </w:p>
          <w:p w14:paraId="63E76C3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38C54AA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Tx1+Tx3+Rx32；</w:t>
            </w:r>
          </w:p>
          <w:p w14:paraId="4A6600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Tx1+Rx31+Rx13+Rx23+Rx32；</w:t>
            </w:r>
          </w:p>
          <w:p w14:paraId="7726615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Rx21+Tx3+Rx31+Rx32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88DB5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仅FC1能接收FC2状态（L3正常），其余交互全断：FC1收不到FC3；FC2收不到FC1、FC3；FC3收不到任何状态。系统依赖FC1接收的FC2数据，无交叉校验能力。</w:t>
            </w:r>
          </w:p>
        </w:tc>
      </w:tr>
      <w:tr w14:paraId="354E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2F24C9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缺L4（仅L4正常，中断L1+L2+L3+L5+L6）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C77A0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64622E2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Rx21+Rx31+Rx12+Rx13+Rx23</w:t>
            </w:r>
          </w:p>
          <w:p w14:paraId="74906BF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7BAAF28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Tx1+Tx3+Rx12；</w:t>
            </w:r>
          </w:p>
          <w:p w14:paraId="7E66393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Tx1+Rx31+Rx13+Rx23+Rx12；</w:t>
            </w:r>
          </w:p>
          <w:p w14:paraId="3A6B08C5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Rx21+Tx3+Rx31+Rx12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93FB5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仅FC3能接收FC2状态（L4正常），其余交互全断：FC1收不到任何状态；FC2收不到FC1、FC3；FC3收不到FC1。系统依赖FC3接收的FC2数据，冗余完全失效。</w:t>
            </w:r>
          </w:p>
        </w:tc>
      </w:tr>
      <w:tr w14:paraId="04EE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F9B658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缺L5（仅L5正常，中断L1+L2+L3+L4+L6）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E85FE1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5B48C03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Rx21+Rx31+Rx12+Rx32+Rx23</w:t>
            </w:r>
          </w:p>
          <w:p w14:paraId="46DB7E90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417DF14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Tx1+Tx2+Rx23；</w:t>
            </w:r>
          </w:p>
          <w:p w14:paraId="05A9DD8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Tx1+Rx31+Rx12+Rx32+Rx23；</w:t>
            </w:r>
          </w:p>
          <w:p w14:paraId="425FFB63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Rx21+Tx2+Rx31+Rx32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D0D697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仅FC1能接收FC3状态（L5正常），其余交互全断：FC1收不到FC2；FC2收不到任何状态；FC3收不到FC1、FC2。系统依赖FC1接收的FC3数据，无交叉校验能力。</w:t>
            </w:r>
          </w:p>
        </w:tc>
      </w:tr>
      <w:tr w14:paraId="373C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3BD966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缺L6（仅L6正常，中断L1+L2+L3+L4+L5）</w:t>
            </w:r>
          </w:p>
        </w:tc>
        <w:tc>
          <w:tcPr>
            <w:tcW w:w="6182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E8D35A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纯R组合：</w:t>
            </w:r>
          </w:p>
          <w:p w14:paraId="4B3ED1E2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Rx21+Rx31+Rx12+Rx32+Rx13</w:t>
            </w:r>
          </w:p>
          <w:p w14:paraId="355A67EE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T+R组合：</w:t>
            </w:r>
          </w:p>
          <w:p w14:paraId="1AE8A26B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Tx1+Tx2+Rx13；</w:t>
            </w:r>
          </w:p>
          <w:p w14:paraId="43357A64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Tx1+Rx31+Rx12+Rx32+Rx13；</w:t>
            </w:r>
          </w:p>
          <w:p w14:paraId="45AB9C6D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Rx21+Tx2+Rx31+Rx32</w:t>
            </w:r>
          </w:p>
        </w:tc>
        <w:tc>
          <w:tcPr>
            <w:tcW w:w="574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D7D28F">
            <w:pPr>
              <w:widowControl w:val="0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44"/>
                <w:sz w:val="21"/>
                <w:szCs w:val="21"/>
                <w:vertAlign w:val="baseline"/>
                <w:lang w:val="en-US" w:eastAsia="zh-CN" w:bidi="ar-SA"/>
              </w:rPr>
              <w:t>仅FC2能接收FC3状态（L6正常），其余交互全断：FC1收不到任何状态；FC2收不到FC1；FC3收不到FC1、FC2。系统依赖FC2接收的FC3数据，冗余完全失效。</w:t>
            </w:r>
          </w:p>
        </w:tc>
      </w:tr>
    </w:tbl>
    <w:p w14:paraId="1E326EB4">
      <w:pPr>
        <w:rPr>
          <w:rFonts w:ascii="Times New Roman" w:hAnsi="Times New Roman" w:eastAsia="宋体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3E58C"/>
    <w:multiLevelType w:val="multilevel"/>
    <w:tmpl w:val="C883E58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D1F36999"/>
    <w:multiLevelType w:val="singleLevel"/>
    <w:tmpl w:val="D1F36999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D3171B21"/>
    <w:multiLevelType w:val="multilevel"/>
    <w:tmpl w:val="D3171B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8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b/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  <w:b/>
        <w:sz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sz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1881FEA4"/>
    <w:multiLevelType w:val="multilevel"/>
    <w:tmpl w:val="1881FEA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5921761F"/>
    <w:multiLevelType w:val="singleLevel"/>
    <w:tmpl w:val="5921761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665F71D4"/>
    <w:multiLevelType w:val="singleLevel"/>
    <w:tmpl w:val="665F71D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ushunding">
    <w15:presenceInfo w15:providerId="WPS Office" w15:userId="11533888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F3B00"/>
    <w:rsid w:val="047B3C26"/>
    <w:rsid w:val="069834D7"/>
    <w:rsid w:val="0D6214AA"/>
    <w:rsid w:val="12267A83"/>
    <w:rsid w:val="12323B41"/>
    <w:rsid w:val="145C538A"/>
    <w:rsid w:val="17411900"/>
    <w:rsid w:val="1B053ECD"/>
    <w:rsid w:val="1CD975C1"/>
    <w:rsid w:val="1E4A3FC0"/>
    <w:rsid w:val="2BCF4185"/>
    <w:rsid w:val="2E881B9C"/>
    <w:rsid w:val="37D1218D"/>
    <w:rsid w:val="38AC16A8"/>
    <w:rsid w:val="398F6918"/>
    <w:rsid w:val="3A5E1E86"/>
    <w:rsid w:val="3C137A50"/>
    <w:rsid w:val="40B7508E"/>
    <w:rsid w:val="438B150D"/>
    <w:rsid w:val="445F56CD"/>
    <w:rsid w:val="44D111F1"/>
    <w:rsid w:val="453E18DA"/>
    <w:rsid w:val="49E728CF"/>
    <w:rsid w:val="4D0A3B5C"/>
    <w:rsid w:val="4F411F66"/>
    <w:rsid w:val="53BA7FC9"/>
    <w:rsid w:val="5783624D"/>
    <w:rsid w:val="57C436C0"/>
    <w:rsid w:val="5EBB424C"/>
    <w:rsid w:val="604A0BD7"/>
    <w:rsid w:val="657A39E0"/>
    <w:rsid w:val="6737591D"/>
    <w:rsid w:val="6848703E"/>
    <w:rsid w:val="6AEB755E"/>
    <w:rsid w:val="6CCA399C"/>
    <w:rsid w:val="6F65262B"/>
    <w:rsid w:val="70656007"/>
    <w:rsid w:val="755971E1"/>
    <w:rsid w:val="760342F6"/>
    <w:rsid w:val="770E2CFF"/>
    <w:rsid w:val="7CE1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5"/>
    <w:basedOn w:val="1"/>
    <w:next w:val="1"/>
    <w:qFormat/>
    <w:uiPriority w:val="0"/>
    <w:pPr>
      <w:ind w:left="1680" w:leftChars="800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4"/>
    <w:basedOn w:val="1"/>
    <w:next w:val="1"/>
    <w:qFormat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2803</Words>
  <Characters>3603</Characters>
  <Lines>0</Lines>
  <Paragraphs>0</Paragraphs>
  <TotalTime>16</TotalTime>
  <ScaleCrop>false</ScaleCrop>
  <LinksUpToDate>false</LinksUpToDate>
  <CharactersWithSpaces>3663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2025-10-31T03:11:00Z</dcterms:created>
  <dc:creator>ASUS</dc:creator>
  <cp:lastModifiedBy>ASUS</cp:lastModifiedBy>
  <dcterms:modified xsi:type="dcterms:W3CDTF">2025-12-12T09:46:19Z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eyJoZGlkIjoiZTg5NDZkOWUyZTg0ZDEzN2I2YWQ3ZTgwMjA4YWVlYmEiLCJ1c2VySWQiOiIyOTM3Njk3MzYifQ==</vt:lpwstr>
  </property>
  <property fmtid="{D5CDD505-2E9C-101B-9397-08002B2CF9AE}" pid="4" name="ICV">
    <vt:lpwstr>9D41B9543E564341B4E53E7B7D92A934_13</vt:lpwstr>
  </property>
</Properties>
</file>